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714" w:type="dxa"/>
        <w:tblLook w:val="04A0" w:firstRow="1" w:lastRow="0" w:firstColumn="1" w:lastColumn="0" w:noHBand="0" w:noVBand="1"/>
      </w:tblPr>
      <w:tblGrid>
        <w:gridCol w:w="4253"/>
        <w:gridCol w:w="425"/>
        <w:gridCol w:w="5812"/>
      </w:tblGrid>
      <w:tr w:rsidR="00D25111" w:rsidRPr="00FD4E01" w14:paraId="02B8AE2D" w14:textId="77777777" w:rsidTr="00377D8D">
        <w:trPr>
          <w:trHeight w:val="2127"/>
        </w:trPr>
        <w:tc>
          <w:tcPr>
            <w:tcW w:w="4253" w:type="dxa"/>
          </w:tcPr>
          <w:p w14:paraId="1D5F0A8D" w14:textId="0D7E0C7A" w:rsidR="00D25111" w:rsidRPr="00FD4E01" w:rsidRDefault="00AB72D8" w:rsidP="006C67BD">
            <w:pPr>
              <w:widowControl w:val="0"/>
              <w:autoSpaceDE w:val="0"/>
              <w:autoSpaceDN w:val="0"/>
              <w:adjustRightInd w:val="0"/>
              <w:snapToGrid w:val="0"/>
              <w:ind w:left="164" w:right="-40"/>
              <w:jc w:val="center"/>
              <w:rPr>
                <w:b/>
                <w:bCs/>
                <w:color w:val="000000" w:themeColor="text1"/>
                <w:sz w:val="26"/>
                <w:szCs w:val="26"/>
                <w:lang w:val="vi-VN"/>
              </w:rPr>
            </w:pPr>
            <w:r>
              <w:rPr>
                <w:b/>
                <w:bCs/>
                <w:color w:val="000000" w:themeColor="text1"/>
                <w:sz w:val="26"/>
                <w:szCs w:val="26"/>
              </w:rPr>
              <w:t>BAN TỔ CHỨC</w:t>
            </w:r>
            <w:r w:rsidR="00D25111" w:rsidRPr="00FD4E01">
              <w:rPr>
                <w:b/>
                <w:bCs/>
                <w:color w:val="000000" w:themeColor="text1"/>
                <w:sz w:val="26"/>
                <w:szCs w:val="26"/>
                <w:lang w:val="vi-VN"/>
              </w:rPr>
              <w:t xml:space="preserve"> </w:t>
            </w:r>
          </w:p>
          <w:p w14:paraId="62247280" w14:textId="77777777" w:rsidR="00D25111" w:rsidRPr="00FD4E01" w:rsidRDefault="00D25111" w:rsidP="005575E3">
            <w:pPr>
              <w:widowControl w:val="0"/>
              <w:autoSpaceDE w:val="0"/>
              <w:autoSpaceDN w:val="0"/>
              <w:adjustRightInd w:val="0"/>
              <w:snapToGrid w:val="0"/>
              <w:ind w:left="-99" w:right="-40"/>
              <w:jc w:val="center"/>
              <w:rPr>
                <w:b/>
                <w:bCs/>
                <w:color w:val="000000" w:themeColor="text1"/>
                <w:sz w:val="26"/>
                <w:szCs w:val="26"/>
              </w:rPr>
            </w:pPr>
            <w:r w:rsidRPr="00FD4E01">
              <w:rPr>
                <w:b/>
                <w:bCs/>
                <w:color w:val="000000" w:themeColor="text1"/>
                <w:sz w:val="26"/>
                <w:szCs w:val="26"/>
              </w:rPr>
              <w:t>CUỘC THI OLYMPIC TIẾNG ANH TRÊN INTERNET - IOE</w:t>
            </w:r>
          </w:p>
          <w:p w14:paraId="2B4989F1" w14:textId="77777777" w:rsidR="00D25111" w:rsidRPr="00FD4E01" w:rsidRDefault="00D25111" w:rsidP="006C67BD">
            <w:pPr>
              <w:widowControl w:val="0"/>
              <w:autoSpaceDE w:val="0"/>
              <w:autoSpaceDN w:val="0"/>
              <w:adjustRightInd w:val="0"/>
              <w:snapToGrid w:val="0"/>
              <w:ind w:left="165" w:right="-38"/>
              <w:jc w:val="center"/>
              <w:rPr>
                <w:b/>
                <w:bCs/>
                <w:color w:val="000000" w:themeColor="text1"/>
                <w:sz w:val="26"/>
                <w:szCs w:val="26"/>
              </w:rPr>
            </w:pPr>
            <w:r w:rsidRPr="00FD4E01">
              <w:rPr>
                <w:b/>
                <w:bCs/>
                <w:noProof/>
                <w:color w:val="000000" w:themeColor="text1"/>
                <w:sz w:val="26"/>
                <w:szCs w:val="26"/>
                <w:lang w:val="en-GB" w:eastAsia="en-GB"/>
              </w:rPr>
              <mc:AlternateContent>
                <mc:Choice Requires="wps">
                  <w:drawing>
                    <wp:anchor distT="0" distB="0" distL="114300" distR="114300" simplePos="0" relativeHeight="251659264" behindDoc="0" locked="0" layoutInCell="1" allowOverlap="1" wp14:anchorId="01FEB64A" wp14:editId="23A3E25E">
                      <wp:simplePos x="0" y="0"/>
                      <wp:positionH relativeFrom="column">
                        <wp:posOffset>799042</wp:posOffset>
                      </wp:positionH>
                      <wp:positionV relativeFrom="paragraph">
                        <wp:posOffset>37465</wp:posOffset>
                      </wp:positionV>
                      <wp:extent cx="960120" cy="0"/>
                      <wp:effectExtent l="0" t="0" r="17780"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3C7B854" id="_x0000_t32" coordsize="21600,21600" o:spt="32" o:oned="t" path="m,l21600,21600e" filled="f">
                      <v:path arrowok="t" fillok="f" o:connecttype="none"/>
                      <o:lock v:ext="edit" shapetype="t"/>
                    </v:shapetype>
                    <v:shape id="Straight Arrow Connector 4" o:spid="_x0000_s1026" type="#_x0000_t32" style="position:absolute;margin-left:62.9pt;margin-top:2.95pt;width:7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76NIgIAAEk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"/>
                  </w:pict>
                </mc:Fallback>
              </mc:AlternateContent>
            </w:r>
          </w:p>
          <w:p w14:paraId="3F3DBC8A" w14:textId="64670E4A" w:rsidR="00D25111" w:rsidRPr="00FD4E01" w:rsidRDefault="00D25111" w:rsidP="006C67BD">
            <w:pPr>
              <w:widowControl w:val="0"/>
              <w:autoSpaceDE w:val="0"/>
              <w:autoSpaceDN w:val="0"/>
              <w:adjustRightInd w:val="0"/>
              <w:snapToGrid w:val="0"/>
              <w:ind w:left="165" w:right="-38"/>
              <w:jc w:val="center"/>
              <w:rPr>
                <w:b/>
                <w:bCs/>
                <w:color w:val="000000" w:themeColor="text1"/>
                <w:sz w:val="26"/>
                <w:szCs w:val="26"/>
              </w:rPr>
            </w:pPr>
            <w:r w:rsidRPr="00FD4E01">
              <w:rPr>
                <w:b/>
                <w:bCs/>
                <w:color w:val="000000" w:themeColor="text1"/>
                <w:sz w:val="26"/>
                <w:szCs w:val="26"/>
              </w:rPr>
              <w:t>Số:</w:t>
            </w:r>
            <w:r w:rsidRPr="00FD4E01">
              <w:rPr>
                <w:b/>
                <w:bCs/>
                <w:color w:val="000000" w:themeColor="text1"/>
                <w:spacing w:val="2"/>
                <w:sz w:val="26"/>
                <w:szCs w:val="26"/>
              </w:rPr>
              <w:t xml:space="preserve"> </w:t>
            </w:r>
            <w:r w:rsidRPr="00FD4E01">
              <w:rPr>
                <w:b/>
                <w:bCs/>
                <w:color w:val="000000" w:themeColor="text1"/>
                <w:spacing w:val="2"/>
                <w:sz w:val="26"/>
                <w:szCs w:val="26"/>
                <w:lang w:val="vi-VN"/>
              </w:rPr>
              <w:t xml:space="preserve"> </w:t>
            </w:r>
            <w:r w:rsidR="00AC4DE4" w:rsidRPr="00AC4DE4">
              <w:rPr>
                <w:b/>
                <w:bCs/>
                <w:color w:val="000000" w:themeColor="text1"/>
                <w:spacing w:val="2"/>
                <w:sz w:val="26"/>
                <w:szCs w:val="26"/>
                <w:lang w:val="vi-VN"/>
              </w:rPr>
              <w:t>02/HD/VTCO-BTCIOE</w:t>
            </w:r>
          </w:p>
          <w:p w14:paraId="67A64667" w14:textId="77777777" w:rsidR="00360C85" w:rsidRDefault="0092382F" w:rsidP="00786B70">
            <w:pPr>
              <w:widowControl w:val="0"/>
              <w:autoSpaceDE w:val="0"/>
              <w:autoSpaceDN w:val="0"/>
              <w:adjustRightInd w:val="0"/>
              <w:snapToGrid w:val="0"/>
              <w:ind w:left="43" w:right="-40"/>
              <w:jc w:val="center"/>
              <w:rPr>
                <w:i/>
                <w:sz w:val="20"/>
                <w:szCs w:val="20"/>
              </w:rPr>
            </w:pPr>
            <w:bookmarkStart w:id="0" w:name="OLE_LINK5"/>
            <w:bookmarkStart w:id="1" w:name="OLE_LINK6"/>
            <w:bookmarkStart w:id="2" w:name="_Hlk212132121"/>
            <w:r w:rsidRPr="00FD4E01">
              <w:rPr>
                <w:i/>
                <w:sz w:val="20"/>
                <w:szCs w:val="20"/>
                <w:lang w:val="vi-VN"/>
              </w:rPr>
              <w:t>Hướng dẫn tổ chức kỳ thi IOE</w:t>
            </w:r>
            <w:r w:rsidR="00360C85">
              <w:rPr>
                <w:i/>
                <w:sz w:val="20"/>
                <w:szCs w:val="20"/>
              </w:rPr>
              <w:t xml:space="preserve"> </w:t>
            </w:r>
            <w:r w:rsidRPr="00FD4E01">
              <w:rPr>
                <w:i/>
                <w:sz w:val="20"/>
                <w:szCs w:val="20"/>
                <w:lang w:val="vi-VN"/>
              </w:rPr>
              <w:t xml:space="preserve">cấp </w:t>
            </w:r>
            <w:r w:rsidR="00BA5EB0" w:rsidRPr="00FD4E01">
              <w:rPr>
                <w:i/>
                <w:sz w:val="20"/>
                <w:szCs w:val="20"/>
              </w:rPr>
              <w:t>trường</w:t>
            </w:r>
          </w:p>
          <w:p w14:paraId="708C1F2B" w14:textId="143F9E3D" w:rsidR="00D25111" w:rsidRPr="00FD4E01" w:rsidRDefault="0092382F" w:rsidP="00786B70">
            <w:pPr>
              <w:widowControl w:val="0"/>
              <w:autoSpaceDE w:val="0"/>
              <w:autoSpaceDN w:val="0"/>
              <w:adjustRightInd w:val="0"/>
              <w:snapToGrid w:val="0"/>
              <w:ind w:left="43" w:right="-40"/>
              <w:jc w:val="center"/>
              <w:rPr>
                <w:i/>
                <w:sz w:val="20"/>
                <w:szCs w:val="20"/>
              </w:rPr>
            </w:pPr>
            <w:r w:rsidRPr="00FD4E01">
              <w:rPr>
                <w:i/>
                <w:sz w:val="20"/>
                <w:szCs w:val="20"/>
                <w:lang w:val="vi-VN"/>
              </w:rPr>
              <w:t xml:space="preserve">năm học </w:t>
            </w:r>
            <w:bookmarkEnd w:id="0"/>
            <w:bookmarkEnd w:id="1"/>
            <w:r w:rsidR="00D25111" w:rsidRPr="00FD4E01">
              <w:rPr>
                <w:i/>
                <w:sz w:val="20"/>
                <w:szCs w:val="20"/>
                <w:lang w:val="vi-VN"/>
              </w:rPr>
              <w:t>202</w:t>
            </w:r>
            <w:r w:rsidR="00E4645A">
              <w:rPr>
                <w:i/>
                <w:sz w:val="20"/>
                <w:szCs w:val="20"/>
              </w:rPr>
              <w:t>5</w:t>
            </w:r>
            <w:r w:rsidR="00D25111" w:rsidRPr="00FD4E01">
              <w:rPr>
                <w:i/>
                <w:sz w:val="20"/>
                <w:szCs w:val="20"/>
                <w:lang w:val="vi-VN"/>
              </w:rPr>
              <w:t>-20</w:t>
            </w:r>
            <w:r w:rsidR="00BA5EB0" w:rsidRPr="00FD4E01">
              <w:rPr>
                <w:i/>
                <w:sz w:val="20"/>
                <w:szCs w:val="20"/>
              </w:rPr>
              <w:t>2</w:t>
            </w:r>
            <w:r w:rsidR="00E4645A">
              <w:rPr>
                <w:i/>
                <w:sz w:val="20"/>
                <w:szCs w:val="20"/>
              </w:rPr>
              <w:t>6</w:t>
            </w:r>
          </w:p>
          <w:bookmarkEnd w:id="2"/>
          <w:p w14:paraId="4A94A9F5" w14:textId="77777777" w:rsidR="00D25111" w:rsidRPr="00FD4E01" w:rsidRDefault="00D25111" w:rsidP="006C67BD">
            <w:pPr>
              <w:widowControl w:val="0"/>
              <w:autoSpaceDE w:val="0"/>
              <w:autoSpaceDN w:val="0"/>
              <w:adjustRightInd w:val="0"/>
              <w:snapToGrid w:val="0"/>
              <w:ind w:right="-40"/>
              <w:rPr>
                <w:color w:val="000000" w:themeColor="text1"/>
                <w:sz w:val="26"/>
                <w:szCs w:val="26"/>
                <w:lang w:val="vi-VN"/>
              </w:rPr>
            </w:pPr>
          </w:p>
        </w:tc>
        <w:tc>
          <w:tcPr>
            <w:tcW w:w="425" w:type="dxa"/>
          </w:tcPr>
          <w:p w14:paraId="4449073A" w14:textId="77777777" w:rsidR="00D25111" w:rsidRPr="00FD4E01" w:rsidRDefault="00D25111" w:rsidP="006C67BD">
            <w:pPr>
              <w:snapToGrid w:val="0"/>
              <w:jc w:val="right"/>
              <w:rPr>
                <w:i/>
                <w:color w:val="000000" w:themeColor="text1"/>
                <w:sz w:val="26"/>
                <w:szCs w:val="26"/>
                <w:lang w:val="vi-VN"/>
              </w:rPr>
            </w:pPr>
          </w:p>
        </w:tc>
        <w:tc>
          <w:tcPr>
            <w:tcW w:w="5812" w:type="dxa"/>
          </w:tcPr>
          <w:p w14:paraId="40A71323" w14:textId="77777777" w:rsidR="00D25111" w:rsidRPr="00FD4E01" w:rsidRDefault="00D25111" w:rsidP="006C67BD">
            <w:pPr>
              <w:snapToGrid w:val="0"/>
              <w:jc w:val="center"/>
              <w:rPr>
                <w:b/>
                <w:color w:val="000000" w:themeColor="text1"/>
                <w:spacing w:val="-8"/>
                <w:sz w:val="26"/>
                <w:szCs w:val="26"/>
                <w:lang w:val="vi-VN"/>
              </w:rPr>
            </w:pPr>
            <w:r w:rsidRPr="00FD4E01">
              <w:rPr>
                <w:b/>
                <w:color w:val="000000" w:themeColor="text1"/>
                <w:spacing w:val="-8"/>
                <w:sz w:val="26"/>
                <w:szCs w:val="26"/>
                <w:lang w:val="vi-VN"/>
              </w:rPr>
              <w:t>CỘNG HÒA XÃ HỘI CHỦ NGHĨA VIỆT NAM</w:t>
            </w:r>
          </w:p>
          <w:p w14:paraId="64960219" w14:textId="77777777" w:rsidR="00D25111" w:rsidRPr="00FD4E01" w:rsidRDefault="00D25111" w:rsidP="006C67BD">
            <w:pPr>
              <w:snapToGrid w:val="0"/>
              <w:jc w:val="center"/>
              <w:rPr>
                <w:b/>
                <w:color w:val="000000" w:themeColor="text1"/>
                <w:sz w:val="26"/>
                <w:szCs w:val="26"/>
              </w:rPr>
            </w:pPr>
            <w:r w:rsidRPr="00FD4E01">
              <w:rPr>
                <w:b/>
                <w:color w:val="000000" w:themeColor="text1"/>
                <w:sz w:val="26"/>
                <w:szCs w:val="26"/>
              </w:rPr>
              <w:t>Độc lập – Tự do – Hạnh phúc</w:t>
            </w:r>
          </w:p>
          <w:p w14:paraId="69DB77DC" w14:textId="77777777" w:rsidR="00D25111" w:rsidRPr="00FD4E01" w:rsidRDefault="00D25111" w:rsidP="006C67BD">
            <w:pPr>
              <w:snapToGrid w:val="0"/>
              <w:jc w:val="center"/>
              <w:rPr>
                <w:color w:val="000000" w:themeColor="text1"/>
                <w:sz w:val="26"/>
                <w:szCs w:val="26"/>
              </w:rPr>
            </w:pPr>
            <w:r w:rsidRPr="00FD4E01">
              <w:rPr>
                <w:b/>
                <w:noProof/>
                <w:color w:val="000000" w:themeColor="text1"/>
                <w:spacing w:val="-8"/>
                <w:sz w:val="26"/>
                <w:szCs w:val="26"/>
                <w:lang w:val="en-GB" w:eastAsia="en-GB"/>
              </w:rPr>
              <mc:AlternateContent>
                <mc:Choice Requires="wps">
                  <w:drawing>
                    <wp:anchor distT="0" distB="0" distL="114300" distR="114300" simplePos="0" relativeHeight="251660288" behindDoc="0" locked="0" layoutInCell="1" allowOverlap="1" wp14:anchorId="61300470" wp14:editId="0A271C26">
                      <wp:simplePos x="0" y="0"/>
                      <wp:positionH relativeFrom="column">
                        <wp:posOffset>1147445</wp:posOffset>
                      </wp:positionH>
                      <wp:positionV relativeFrom="paragraph">
                        <wp:posOffset>24130</wp:posOffset>
                      </wp:positionV>
                      <wp:extent cx="12801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A6EAF52" id="Straight Arrow Connector 5" o:spid="_x0000_s1026" type="#_x0000_t32" style="position:absolute;margin-left:90.35pt;margin-top:1.9pt;width:100.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QL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"/>
                  </w:pict>
                </mc:Fallback>
              </mc:AlternateContent>
            </w:r>
          </w:p>
          <w:p w14:paraId="239219A7" w14:textId="77777777" w:rsidR="00D25111" w:rsidRPr="00FD4E01" w:rsidRDefault="00D25111" w:rsidP="006C67BD">
            <w:pPr>
              <w:snapToGrid w:val="0"/>
              <w:jc w:val="center"/>
              <w:rPr>
                <w:i/>
                <w:color w:val="000000" w:themeColor="text1"/>
                <w:sz w:val="26"/>
                <w:szCs w:val="26"/>
              </w:rPr>
            </w:pPr>
          </w:p>
          <w:p w14:paraId="36EED045" w14:textId="44B591B0" w:rsidR="00D25111" w:rsidRPr="00FD4E01" w:rsidRDefault="00D25111" w:rsidP="00BA5EB0">
            <w:pPr>
              <w:snapToGrid w:val="0"/>
              <w:ind w:right="456"/>
              <w:jc w:val="right"/>
              <w:rPr>
                <w:b/>
                <w:noProof/>
                <w:color w:val="000000" w:themeColor="text1"/>
                <w:spacing w:val="-8"/>
                <w:sz w:val="26"/>
                <w:szCs w:val="26"/>
              </w:rPr>
            </w:pPr>
            <w:r w:rsidRPr="00FD4E01">
              <w:rPr>
                <w:i/>
                <w:color w:val="000000" w:themeColor="text1"/>
                <w:sz w:val="26"/>
                <w:szCs w:val="26"/>
              </w:rPr>
              <w:t>Hà Nội, ngày</w:t>
            </w:r>
            <w:r w:rsidRPr="00FD4E01">
              <w:rPr>
                <w:i/>
                <w:color w:val="000000" w:themeColor="text1"/>
                <w:sz w:val="26"/>
                <w:szCs w:val="26"/>
                <w:lang w:val="vi-VN"/>
              </w:rPr>
              <w:t xml:space="preserve"> </w:t>
            </w:r>
            <w:r w:rsidR="00FA59FE" w:rsidRPr="00FD4E01">
              <w:rPr>
                <w:i/>
                <w:color w:val="000000" w:themeColor="text1"/>
                <w:sz w:val="26"/>
                <w:szCs w:val="26"/>
              </w:rPr>
              <w:t>2</w:t>
            </w:r>
            <w:r w:rsidR="00BA5EB0" w:rsidRPr="00FD4E01">
              <w:rPr>
                <w:i/>
                <w:color w:val="000000" w:themeColor="text1"/>
                <w:sz w:val="26"/>
                <w:szCs w:val="26"/>
              </w:rPr>
              <w:t>2</w:t>
            </w:r>
            <w:r w:rsidRPr="00FD4E01">
              <w:rPr>
                <w:i/>
                <w:color w:val="000000" w:themeColor="text1"/>
                <w:sz w:val="26"/>
                <w:szCs w:val="26"/>
                <w:lang w:val="vi-VN"/>
              </w:rPr>
              <w:t xml:space="preserve"> </w:t>
            </w:r>
            <w:r w:rsidRPr="00FD4E01">
              <w:rPr>
                <w:i/>
                <w:color w:val="000000" w:themeColor="text1"/>
                <w:sz w:val="26"/>
                <w:szCs w:val="26"/>
              </w:rPr>
              <w:t xml:space="preserve">tháng </w:t>
            </w:r>
            <w:r w:rsidR="00BA5EB0" w:rsidRPr="00FD4E01">
              <w:rPr>
                <w:i/>
                <w:color w:val="000000" w:themeColor="text1"/>
                <w:sz w:val="26"/>
                <w:szCs w:val="26"/>
              </w:rPr>
              <w:t>10</w:t>
            </w:r>
            <w:r w:rsidRPr="00FD4E01">
              <w:rPr>
                <w:i/>
                <w:color w:val="000000" w:themeColor="text1"/>
                <w:sz w:val="26"/>
                <w:szCs w:val="26"/>
                <w:lang w:val="vi-VN"/>
              </w:rPr>
              <w:t xml:space="preserve"> </w:t>
            </w:r>
            <w:r w:rsidRPr="00FD4E01">
              <w:rPr>
                <w:i/>
                <w:color w:val="000000" w:themeColor="text1"/>
                <w:sz w:val="26"/>
                <w:szCs w:val="26"/>
              </w:rPr>
              <w:t xml:space="preserve">năm </w:t>
            </w:r>
            <w:r w:rsidR="00E4645A">
              <w:rPr>
                <w:i/>
                <w:color w:val="000000" w:themeColor="text1"/>
                <w:sz w:val="26"/>
                <w:szCs w:val="26"/>
              </w:rPr>
              <w:t>2025</w:t>
            </w:r>
          </w:p>
        </w:tc>
      </w:tr>
    </w:tbl>
    <w:p w14:paraId="28C1BDDD" w14:textId="244B896A" w:rsidR="00CD5AE8" w:rsidRPr="00FD4E01" w:rsidRDefault="00782FA1" w:rsidP="00CD5AE8">
      <w:pPr>
        <w:spacing w:line="300" w:lineRule="auto"/>
        <w:jc w:val="center"/>
        <w:rPr>
          <w:b/>
          <w:color w:val="000000" w:themeColor="text1"/>
          <w:lang w:val="vi-VN"/>
        </w:rPr>
      </w:pPr>
      <w:r w:rsidRPr="00FD4E01">
        <w:rPr>
          <w:color w:val="000000" w:themeColor="text1"/>
          <w:u w:val="single"/>
          <w:lang w:val="vi-VN"/>
        </w:rPr>
        <w:t>Kính gửi:</w:t>
      </w:r>
      <w:r w:rsidRPr="00FD4E01">
        <w:rPr>
          <w:color w:val="000000" w:themeColor="text1"/>
          <w:lang w:val="vi-VN"/>
        </w:rPr>
        <w:t xml:space="preserve">  </w:t>
      </w:r>
      <w:r w:rsidRPr="00FD4E01">
        <w:rPr>
          <w:b/>
          <w:color w:val="000000" w:themeColor="text1"/>
          <w:lang w:val="vi-VN"/>
        </w:rPr>
        <w:t>Các Sở Giáo dục và Đào tạo</w:t>
      </w:r>
    </w:p>
    <w:p w14:paraId="00E3749D" w14:textId="22FA2BD1" w:rsidR="00FA6782" w:rsidRPr="00FD4E01" w:rsidRDefault="00FA6782" w:rsidP="00CD5AE8">
      <w:pPr>
        <w:spacing w:line="300" w:lineRule="auto"/>
        <w:jc w:val="center"/>
        <w:rPr>
          <w:b/>
          <w:color w:val="000000" w:themeColor="text1"/>
          <w:lang w:val="sv-SE"/>
        </w:rPr>
      </w:pPr>
    </w:p>
    <w:p w14:paraId="1E1BA4B1" w14:textId="28AD485A" w:rsidR="00AF14F5" w:rsidRPr="00FD4E01" w:rsidRDefault="00AF14F5" w:rsidP="006C67BD">
      <w:pPr>
        <w:spacing w:line="276" w:lineRule="auto"/>
        <w:ind w:firstLine="567"/>
        <w:jc w:val="both"/>
        <w:rPr>
          <w:color w:val="000000" w:themeColor="text1"/>
          <w:lang w:val="sv-SE"/>
        </w:rPr>
      </w:pPr>
      <w:r w:rsidRPr="00FD4E01">
        <w:rPr>
          <w:color w:val="000000" w:themeColor="text1"/>
          <w:lang w:val="sv-SE"/>
        </w:rPr>
        <w:t>Căn cứ Hướng d</w:t>
      </w:r>
      <w:r w:rsidR="00F603F6" w:rsidRPr="00FD4E01">
        <w:rPr>
          <w:color w:val="000000" w:themeColor="text1"/>
          <w:lang w:val="sv-SE"/>
        </w:rPr>
        <w:t>ẫ</w:t>
      </w:r>
      <w:r w:rsidRPr="00FD4E01">
        <w:rPr>
          <w:color w:val="000000" w:themeColor="text1"/>
          <w:lang w:val="sv-SE"/>
        </w:rPr>
        <w:t xml:space="preserve">n số </w:t>
      </w:r>
      <w:r w:rsidR="00CE5E97" w:rsidRPr="00CE5E97">
        <w:rPr>
          <w:b/>
          <w:bCs/>
          <w:color w:val="000000" w:themeColor="text1"/>
          <w:spacing w:val="2"/>
          <w:sz w:val="26"/>
          <w:szCs w:val="26"/>
          <w:lang w:val="sv-SE"/>
        </w:rPr>
        <w:t>01/2025-2026/HD-IOE</w:t>
      </w:r>
      <w:r w:rsidRPr="00FD4E01">
        <w:rPr>
          <w:color w:val="000000" w:themeColor="text1"/>
          <w:lang w:val="sv-SE"/>
        </w:rPr>
        <w:t xml:space="preserve"> ngày </w:t>
      </w:r>
      <w:r w:rsidR="00CE5E97">
        <w:rPr>
          <w:color w:val="000000" w:themeColor="text1"/>
          <w:lang w:val="sv-SE"/>
        </w:rPr>
        <w:t>22/8/2025</w:t>
      </w:r>
      <w:r w:rsidRPr="00FD4E01">
        <w:rPr>
          <w:color w:val="000000" w:themeColor="text1"/>
          <w:lang w:val="sv-SE"/>
        </w:rPr>
        <w:t xml:space="preserve"> </w:t>
      </w:r>
      <w:r w:rsidR="00CE5E97">
        <w:rPr>
          <w:color w:val="000000" w:themeColor="text1"/>
          <w:lang w:val="sv-SE"/>
        </w:rPr>
        <w:t>Hướng dẫn</w:t>
      </w:r>
      <w:r w:rsidRPr="00FD4E01">
        <w:rPr>
          <w:color w:val="000000" w:themeColor="text1"/>
          <w:lang w:val="sv-SE"/>
        </w:rPr>
        <w:t xml:space="preserve"> Tổ chức Cuộc thi Olympic tiếng Anh trên Internet (IOE) năm học </w:t>
      </w:r>
      <w:r w:rsidR="00E4645A">
        <w:rPr>
          <w:color w:val="000000" w:themeColor="text1"/>
          <w:lang w:val="sv-SE"/>
        </w:rPr>
        <w:t>2025-2026</w:t>
      </w:r>
      <w:r w:rsidR="00CE5E97">
        <w:rPr>
          <w:color w:val="000000" w:themeColor="text1"/>
          <w:lang w:val="sv-SE"/>
        </w:rPr>
        <w:t xml:space="preserve"> của </w:t>
      </w:r>
      <w:r w:rsidR="00AB72D8">
        <w:rPr>
          <w:color w:val="000000" w:themeColor="text1"/>
          <w:lang w:val="sv-SE"/>
        </w:rPr>
        <w:t>Ban Tổ chức</w:t>
      </w:r>
      <w:r w:rsidR="00CE5E97">
        <w:rPr>
          <w:color w:val="000000" w:themeColor="text1"/>
          <w:lang w:val="sv-SE"/>
        </w:rPr>
        <w:t xml:space="preserve"> IOE</w:t>
      </w:r>
      <w:r w:rsidRPr="00FD4E01">
        <w:rPr>
          <w:color w:val="000000" w:themeColor="text1"/>
          <w:lang w:val="sv-SE"/>
        </w:rPr>
        <w:t>;</w:t>
      </w:r>
    </w:p>
    <w:p w14:paraId="7CEBA28A" w14:textId="72502394" w:rsidR="00AC0A37" w:rsidRPr="00FD4E01" w:rsidRDefault="00AB72D8" w:rsidP="006C67BD">
      <w:pPr>
        <w:spacing w:line="276" w:lineRule="auto"/>
        <w:ind w:firstLine="567"/>
        <w:jc w:val="both"/>
        <w:rPr>
          <w:color w:val="000000" w:themeColor="text1"/>
          <w:lang w:val="sv-SE"/>
        </w:rPr>
      </w:pPr>
      <w:r>
        <w:rPr>
          <w:color w:val="000000" w:themeColor="text1"/>
          <w:lang w:val="sv-SE"/>
        </w:rPr>
        <w:t>Ban Tổ chức</w:t>
      </w:r>
      <w:r w:rsidR="00AC0A37" w:rsidRPr="00FD4E01">
        <w:rPr>
          <w:color w:val="000000" w:themeColor="text1"/>
          <w:lang w:val="sv-SE"/>
        </w:rPr>
        <w:t xml:space="preserve"> (BTC) Cuộc thi Olympic tiếng Anh trên Internet dành cho học sinh phổ thông công bố </w:t>
      </w:r>
      <w:bookmarkStart w:id="3" w:name="_Hlk212132186"/>
      <w:r w:rsidR="00AC0A37" w:rsidRPr="00FD4E01">
        <w:rPr>
          <w:color w:val="000000" w:themeColor="text1"/>
          <w:lang w:val="sv-SE"/>
        </w:rPr>
        <w:t>Hướng dẫn</w:t>
      </w:r>
      <w:r w:rsidR="00EA65A0" w:rsidRPr="00FD4E01">
        <w:rPr>
          <w:color w:val="000000" w:themeColor="text1"/>
          <w:lang w:val="sv-SE"/>
        </w:rPr>
        <w:t xml:space="preserve"> tổ chức kỳ thi IOE</w:t>
      </w:r>
      <w:r w:rsidR="00AC0A37" w:rsidRPr="00FD4E01">
        <w:rPr>
          <w:color w:val="000000" w:themeColor="text1"/>
          <w:lang w:val="sv-SE"/>
        </w:rPr>
        <w:t xml:space="preserve"> cấp </w:t>
      </w:r>
      <w:r w:rsidR="00C42BC4" w:rsidRPr="00FD4E01">
        <w:rPr>
          <w:color w:val="000000" w:themeColor="text1"/>
          <w:lang w:val="sv-SE"/>
        </w:rPr>
        <w:t xml:space="preserve">trường dành cho khối </w:t>
      </w:r>
      <w:r w:rsidR="00B226C8">
        <w:rPr>
          <w:color w:val="000000" w:themeColor="text1"/>
          <w:lang w:val="sv-SE"/>
        </w:rPr>
        <w:t>T</w:t>
      </w:r>
      <w:r w:rsidR="00C42BC4" w:rsidRPr="00FD4E01">
        <w:rPr>
          <w:color w:val="000000" w:themeColor="text1"/>
          <w:lang w:val="sv-SE"/>
        </w:rPr>
        <w:t>iểu học</w:t>
      </w:r>
      <w:r w:rsidR="00B226C8">
        <w:rPr>
          <w:color w:val="000000" w:themeColor="text1"/>
          <w:lang w:val="sv-SE"/>
        </w:rPr>
        <w:t xml:space="preserve"> và Trung học Cơ sở</w:t>
      </w:r>
      <w:r w:rsidR="0091540D">
        <w:rPr>
          <w:color w:val="000000" w:themeColor="text1"/>
          <w:lang w:val="sv-SE"/>
        </w:rPr>
        <w:t xml:space="preserve"> </w:t>
      </w:r>
      <w:r w:rsidR="00AC0A37" w:rsidRPr="00FD4E01">
        <w:rPr>
          <w:color w:val="000000" w:themeColor="text1"/>
          <w:lang w:val="sv-SE"/>
        </w:rPr>
        <w:t xml:space="preserve">năm học </w:t>
      </w:r>
      <w:r w:rsidR="00E4645A">
        <w:rPr>
          <w:color w:val="000000" w:themeColor="text1"/>
          <w:lang w:val="sv-SE"/>
        </w:rPr>
        <w:t>2025-2026</w:t>
      </w:r>
      <w:r w:rsidR="00AC0A37" w:rsidRPr="00FD4E01">
        <w:rPr>
          <w:color w:val="000000" w:themeColor="text1"/>
          <w:lang w:val="sv-SE"/>
        </w:rPr>
        <w:t xml:space="preserve"> </w:t>
      </w:r>
      <w:r w:rsidR="0091540D">
        <w:rPr>
          <w:color w:val="000000" w:themeColor="text1"/>
          <w:lang w:val="sv-SE"/>
        </w:rPr>
        <w:t>(</w:t>
      </w:r>
      <w:r w:rsidR="0091540D" w:rsidRPr="00FD4E01">
        <w:rPr>
          <w:color w:val="000000" w:themeColor="text1"/>
          <w:lang w:val="sv-SE"/>
        </w:rPr>
        <w:t>sau đây gọi tắt là “</w:t>
      </w:r>
      <w:r w:rsidR="0091540D" w:rsidRPr="0091540D">
        <w:rPr>
          <w:b/>
          <w:bCs/>
          <w:i/>
          <w:iCs/>
          <w:color w:val="000000" w:themeColor="text1"/>
          <w:lang w:val="sv-SE"/>
        </w:rPr>
        <w:t>kỳ thi cấp trường</w:t>
      </w:r>
      <w:r w:rsidR="0091540D" w:rsidRPr="00FD4E01">
        <w:rPr>
          <w:color w:val="000000" w:themeColor="text1"/>
          <w:lang w:val="sv-SE"/>
        </w:rPr>
        <w:t>”</w:t>
      </w:r>
      <w:r w:rsidR="0091540D">
        <w:rPr>
          <w:color w:val="000000" w:themeColor="text1"/>
          <w:lang w:val="sv-SE"/>
        </w:rPr>
        <w:t xml:space="preserve">) </w:t>
      </w:r>
      <w:bookmarkEnd w:id="3"/>
      <w:r w:rsidR="00AF14F5" w:rsidRPr="00FD4E01">
        <w:rPr>
          <w:color w:val="000000" w:themeColor="text1"/>
          <w:lang w:val="sv-SE"/>
        </w:rPr>
        <w:t>với các nội dung như sau:</w:t>
      </w:r>
    </w:p>
    <w:p w14:paraId="5C3AD66B" w14:textId="3480007B" w:rsidR="00412BCB" w:rsidRPr="00FD4E01" w:rsidRDefault="00A657FC" w:rsidP="00A657FC">
      <w:pPr>
        <w:widowControl w:val="0"/>
        <w:autoSpaceDE w:val="0"/>
        <w:autoSpaceDN w:val="0"/>
        <w:adjustRightInd w:val="0"/>
        <w:snapToGrid w:val="0"/>
        <w:spacing w:line="276" w:lineRule="auto"/>
        <w:ind w:left="720"/>
        <w:jc w:val="both"/>
        <w:rPr>
          <w:b/>
          <w:bCs/>
          <w:iCs/>
          <w:color w:val="000000" w:themeColor="text1"/>
          <w:lang w:val="sv-SE"/>
        </w:rPr>
      </w:pPr>
      <w:r w:rsidRPr="00FD4E01">
        <w:rPr>
          <w:b/>
          <w:bCs/>
          <w:iCs/>
          <w:color w:val="000000" w:themeColor="text1"/>
          <w:lang w:val="sv-SE"/>
        </w:rPr>
        <w:t xml:space="preserve">1. </w:t>
      </w:r>
      <w:r w:rsidR="00412BCB" w:rsidRPr="00FD4E01">
        <w:rPr>
          <w:b/>
          <w:bCs/>
          <w:iCs/>
          <w:color w:val="000000" w:themeColor="text1"/>
          <w:lang w:val="sv-SE"/>
        </w:rPr>
        <w:t>LỊCH THI</w:t>
      </w:r>
    </w:p>
    <w:p w14:paraId="5840AAE6" w14:textId="1705A2A6" w:rsidR="00412BCB" w:rsidRPr="00FD4E01" w:rsidRDefault="00052E4F" w:rsidP="006C67BD">
      <w:pPr>
        <w:widowControl w:val="0"/>
        <w:autoSpaceDE w:val="0"/>
        <w:autoSpaceDN w:val="0"/>
        <w:adjustRightInd w:val="0"/>
        <w:snapToGrid w:val="0"/>
        <w:spacing w:line="276" w:lineRule="auto"/>
        <w:ind w:firstLine="567"/>
        <w:jc w:val="both"/>
        <w:rPr>
          <w:bCs/>
          <w:iCs/>
          <w:color w:val="000000" w:themeColor="text1"/>
          <w:lang w:val="sv-SE"/>
        </w:rPr>
      </w:pPr>
      <w:r w:rsidRPr="00FD4E01">
        <w:rPr>
          <w:bCs/>
          <w:iCs/>
          <w:color w:val="000000" w:themeColor="text1"/>
          <w:lang w:val="sv-SE"/>
        </w:rPr>
        <w:t>Kỳ</w:t>
      </w:r>
      <w:r w:rsidR="00412BCB" w:rsidRPr="00FD4E01">
        <w:rPr>
          <w:bCs/>
          <w:iCs/>
          <w:color w:val="000000" w:themeColor="text1"/>
          <w:lang w:val="sv-SE"/>
        </w:rPr>
        <w:t xml:space="preserve"> thi cấp </w:t>
      </w:r>
      <w:r w:rsidR="00A04975" w:rsidRPr="00FD4E01">
        <w:rPr>
          <w:bCs/>
          <w:iCs/>
          <w:color w:val="000000" w:themeColor="text1"/>
          <w:lang w:val="sv-SE"/>
        </w:rPr>
        <w:t>trường</w:t>
      </w:r>
      <w:r w:rsidR="008E7A85" w:rsidRPr="00FD4E01">
        <w:rPr>
          <w:bCs/>
          <w:iCs/>
          <w:color w:val="000000" w:themeColor="text1"/>
          <w:lang w:val="sv-SE"/>
        </w:rPr>
        <w:t xml:space="preserve"> </w:t>
      </w:r>
      <w:r w:rsidR="00412BCB" w:rsidRPr="00FD4E01">
        <w:rPr>
          <w:bCs/>
          <w:iCs/>
          <w:color w:val="000000" w:themeColor="text1"/>
          <w:lang w:val="sv-SE"/>
        </w:rPr>
        <w:t xml:space="preserve">được tổ chức cho </w:t>
      </w:r>
      <w:r w:rsidR="00532AFA" w:rsidRPr="00CF13B1">
        <w:rPr>
          <w:b/>
          <w:iCs/>
          <w:color w:val="000000" w:themeColor="text1"/>
          <w:lang w:val="sv-SE"/>
        </w:rPr>
        <w:t>09</w:t>
      </w:r>
      <w:r w:rsidR="00CF13B1" w:rsidRPr="00CF13B1">
        <w:rPr>
          <w:b/>
          <w:iCs/>
          <w:color w:val="000000" w:themeColor="text1"/>
          <w:lang w:val="sv-SE"/>
        </w:rPr>
        <w:t xml:space="preserve"> (chín)</w:t>
      </w:r>
      <w:r w:rsidR="00412BCB" w:rsidRPr="00FD4E01">
        <w:rPr>
          <w:bCs/>
          <w:iCs/>
          <w:color w:val="000000" w:themeColor="text1"/>
          <w:lang w:val="sv-SE"/>
        </w:rPr>
        <w:t xml:space="preserve"> khối lớp gồm khối</w:t>
      </w:r>
      <w:r w:rsidR="00CF13B1">
        <w:rPr>
          <w:bCs/>
          <w:iCs/>
          <w:color w:val="000000" w:themeColor="text1"/>
          <w:lang w:val="sv-SE"/>
        </w:rPr>
        <w:t xml:space="preserve"> 1, 2,</w:t>
      </w:r>
      <w:r w:rsidR="00412BCB" w:rsidRPr="00FD4E01">
        <w:rPr>
          <w:bCs/>
          <w:iCs/>
          <w:color w:val="000000" w:themeColor="text1"/>
          <w:lang w:val="sv-SE"/>
        </w:rPr>
        <w:t xml:space="preserve"> 3, 4, 5, 6, 7, 8, 9</w:t>
      </w:r>
      <w:r w:rsidR="003A197B" w:rsidRPr="00FD4E01">
        <w:rPr>
          <w:bCs/>
          <w:iCs/>
          <w:color w:val="000000" w:themeColor="text1"/>
          <w:lang w:val="sv-SE"/>
        </w:rPr>
        <w:t xml:space="preserve"> </w:t>
      </w:r>
      <w:r w:rsidR="00412BCB" w:rsidRPr="00FD4E01">
        <w:rPr>
          <w:bCs/>
          <w:iCs/>
          <w:color w:val="000000" w:themeColor="text1"/>
          <w:lang w:val="sv-SE"/>
        </w:rPr>
        <w:t xml:space="preserve">trong </w:t>
      </w:r>
      <w:r w:rsidR="00FD3347">
        <w:rPr>
          <w:b/>
          <w:bCs/>
          <w:iCs/>
          <w:color w:val="000000" w:themeColor="text1"/>
          <w:lang w:val="sv-SE"/>
        </w:rPr>
        <w:t>03 (ba)</w:t>
      </w:r>
      <w:r w:rsidR="00412BCB" w:rsidRPr="00FD4E01">
        <w:rPr>
          <w:b/>
          <w:bCs/>
          <w:iCs/>
          <w:color w:val="000000" w:themeColor="text1"/>
          <w:lang w:val="sv-SE"/>
        </w:rPr>
        <w:t xml:space="preserve"> ngày</w:t>
      </w:r>
      <w:r w:rsidR="00412BCB" w:rsidRPr="00FD4E01">
        <w:rPr>
          <w:bCs/>
          <w:iCs/>
          <w:color w:val="000000" w:themeColor="text1"/>
          <w:lang w:val="sv-SE"/>
        </w:rPr>
        <w:t xml:space="preserve"> </w:t>
      </w:r>
      <w:r w:rsidR="003A197B" w:rsidRPr="00FD4E01">
        <w:rPr>
          <w:b/>
          <w:iCs/>
          <w:color w:val="000000" w:themeColor="text1"/>
          <w:lang w:val="sv-SE"/>
        </w:rPr>
        <w:t>2</w:t>
      </w:r>
      <w:r w:rsidR="00FD3347">
        <w:rPr>
          <w:b/>
          <w:iCs/>
          <w:color w:val="000000" w:themeColor="text1"/>
          <w:lang w:val="sv-SE"/>
        </w:rPr>
        <w:t>7</w:t>
      </w:r>
      <w:r w:rsidR="003A197B" w:rsidRPr="00FD4E01">
        <w:rPr>
          <w:b/>
          <w:iCs/>
          <w:color w:val="000000" w:themeColor="text1"/>
          <w:lang w:val="sv-SE"/>
        </w:rPr>
        <w:t>-2</w:t>
      </w:r>
      <w:r w:rsidR="00FD3347">
        <w:rPr>
          <w:b/>
          <w:iCs/>
          <w:color w:val="000000" w:themeColor="text1"/>
          <w:lang w:val="sv-SE"/>
        </w:rPr>
        <w:t>8</w:t>
      </w:r>
      <w:r w:rsidR="003A197B" w:rsidRPr="00FD4E01">
        <w:rPr>
          <w:b/>
          <w:iCs/>
          <w:color w:val="000000" w:themeColor="text1"/>
          <w:lang w:val="sv-SE"/>
        </w:rPr>
        <w:t>-</w:t>
      </w:r>
      <w:r w:rsidR="00FD3347">
        <w:rPr>
          <w:b/>
          <w:iCs/>
          <w:color w:val="000000" w:themeColor="text1"/>
          <w:lang w:val="sv-SE"/>
        </w:rPr>
        <w:t>29</w:t>
      </w:r>
      <w:r w:rsidR="00412BCB" w:rsidRPr="00FD4E01">
        <w:rPr>
          <w:b/>
          <w:iCs/>
          <w:color w:val="000000" w:themeColor="text1"/>
          <w:lang w:val="sv-SE"/>
        </w:rPr>
        <w:t>/</w:t>
      </w:r>
      <w:r w:rsidR="003A197B" w:rsidRPr="00FD4E01">
        <w:rPr>
          <w:b/>
          <w:iCs/>
          <w:color w:val="000000" w:themeColor="text1"/>
          <w:lang w:val="sv-SE"/>
        </w:rPr>
        <w:t>11</w:t>
      </w:r>
      <w:r w:rsidR="00AF14F5" w:rsidRPr="00FD4E01">
        <w:rPr>
          <w:b/>
          <w:iCs/>
          <w:color w:val="000000" w:themeColor="text1"/>
          <w:lang w:val="vi-VN"/>
        </w:rPr>
        <w:t>/</w:t>
      </w:r>
      <w:r w:rsidR="00E4645A">
        <w:rPr>
          <w:b/>
          <w:iCs/>
          <w:color w:val="000000" w:themeColor="text1"/>
          <w:lang w:val="vi-VN"/>
        </w:rPr>
        <w:t>2025</w:t>
      </w:r>
      <w:r w:rsidR="00412BCB" w:rsidRPr="00FD4E01">
        <w:rPr>
          <w:bCs/>
          <w:iCs/>
          <w:color w:val="000000" w:themeColor="text1"/>
          <w:lang w:val="sv-SE"/>
        </w:rPr>
        <w:t xml:space="preserve">, tương ứng với </w:t>
      </w:r>
      <w:r w:rsidR="000F67D4" w:rsidRPr="00FD4E01">
        <w:rPr>
          <w:b/>
          <w:iCs/>
          <w:color w:val="000000" w:themeColor="text1"/>
          <w:lang w:val="sv-SE"/>
        </w:rPr>
        <w:t>0</w:t>
      </w:r>
      <w:r w:rsidR="003A197B" w:rsidRPr="00FD4E01">
        <w:rPr>
          <w:b/>
          <w:iCs/>
          <w:color w:val="000000" w:themeColor="text1"/>
          <w:lang w:val="sv-SE"/>
        </w:rPr>
        <w:t>6</w:t>
      </w:r>
      <w:r w:rsidR="00136672">
        <w:rPr>
          <w:b/>
          <w:iCs/>
          <w:color w:val="000000" w:themeColor="text1"/>
          <w:lang w:val="sv-SE"/>
        </w:rPr>
        <w:t xml:space="preserve"> (</w:t>
      </w:r>
      <w:r w:rsidR="00136672" w:rsidRPr="00FD4E01">
        <w:rPr>
          <w:b/>
          <w:bCs/>
          <w:iCs/>
          <w:color w:val="000000" w:themeColor="text1"/>
          <w:lang w:val="sv-SE"/>
        </w:rPr>
        <w:t>sáu</w:t>
      </w:r>
      <w:r w:rsidR="00136672">
        <w:rPr>
          <w:b/>
          <w:bCs/>
          <w:iCs/>
          <w:color w:val="000000" w:themeColor="text1"/>
          <w:lang w:val="sv-SE"/>
        </w:rPr>
        <w:t>)</w:t>
      </w:r>
      <w:r w:rsidR="00412BCB" w:rsidRPr="00FD4E01">
        <w:rPr>
          <w:b/>
          <w:iCs/>
          <w:color w:val="000000" w:themeColor="text1"/>
          <w:lang w:val="sv-SE"/>
        </w:rPr>
        <w:t xml:space="preserve"> </w:t>
      </w:r>
      <w:r w:rsidR="00412BCB" w:rsidRPr="00FD4E01">
        <w:rPr>
          <w:b/>
          <w:bCs/>
          <w:iCs/>
          <w:color w:val="000000" w:themeColor="text1"/>
          <w:lang w:val="sv-SE"/>
        </w:rPr>
        <w:t>ca thi</w:t>
      </w:r>
      <w:r w:rsidR="00412BCB" w:rsidRPr="00FD4E01">
        <w:rPr>
          <w:bCs/>
          <w:iCs/>
          <w:color w:val="000000" w:themeColor="text1"/>
          <w:lang w:val="sv-SE"/>
        </w:rPr>
        <w:t xml:space="preserve">. Lịch thi, ca thi và các khung giờ thi chi tiết tại Phụ lục </w:t>
      </w:r>
      <w:r w:rsidR="00E72B01" w:rsidRPr="00FD4E01">
        <w:rPr>
          <w:bCs/>
          <w:iCs/>
          <w:color w:val="000000" w:themeColor="text1"/>
          <w:lang w:val="sv-SE"/>
        </w:rPr>
        <w:t>I</w:t>
      </w:r>
      <w:r w:rsidR="00412BCB" w:rsidRPr="00FD4E01">
        <w:rPr>
          <w:bCs/>
          <w:iCs/>
          <w:color w:val="000000" w:themeColor="text1"/>
          <w:lang w:val="sv-SE"/>
        </w:rPr>
        <w:t>.</w:t>
      </w:r>
    </w:p>
    <w:p w14:paraId="43E92633" w14:textId="3F7E129E" w:rsidR="00412BCB" w:rsidRPr="00FD4E01" w:rsidRDefault="00A657FC" w:rsidP="00A657FC">
      <w:pPr>
        <w:widowControl w:val="0"/>
        <w:autoSpaceDE w:val="0"/>
        <w:autoSpaceDN w:val="0"/>
        <w:adjustRightInd w:val="0"/>
        <w:snapToGrid w:val="0"/>
        <w:spacing w:before="120" w:line="276" w:lineRule="auto"/>
        <w:ind w:left="720"/>
        <w:jc w:val="both"/>
        <w:rPr>
          <w:b/>
          <w:bCs/>
          <w:lang w:val="vi-VN"/>
        </w:rPr>
      </w:pPr>
      <w:r w:rsidRPr="00FD4E01">
        <w:rPr>
          <w:b/>
          <w:bCs/>
          <w:lang w:val="sv-SE"/>
        </w:rPr>
        <w:t xml:space="preserve">2. </w:t>
      </w:r>
      <w:r w:rsidR="00412BCB" w:rsidRPr="00FD4E01">
        <w:rPr>
          <w:b/>
          <w:bCs/>
          <w:lang w:val="sv-SE"/>
        </w:rPr>
        <w:t>CÔNG TÁC TỔ CHỨC KỲ THI</w:t>
      </w:r>
    </w:p>
    <w:p w14:paraId="626B5AE7" w14:textId="33C57F7B" w:rsidR="00412BCB" w:rsidRPr="00B226C8" w:rsidRDefault="00AA154E" w:rsidP="00B226C8">
      <w:pPr>
        <w:spacing w:line="276" w:lineRule="auto"/>
        <w:ind w:firstLine="567"/>
        <w:jc w:val="both"/>
        <w:rPr>
          <w:lang w:val="vi-VN"/>
        </w:rPr>
      </w:pPr>
      <w:r w:rsidRPr="00FD4E01">
        <w:rPr>
          <w:lang w:val="vi-VN"/>
        </w:rPr>
        <w:t>2.1</w:t>
      </w:r>
      <w:r w:rsidR="00412BCB" w:rsidRPr="00FD4E01">
        <w:rPr>
          <w:lang w:val="vi-VN"/>
        </w:rPr>
        <w:t xml:space="preserve">. Cách thức thành lập Hội đồng thi và chuẩn bị cơ sở vật </w:t>
      </w:r>
      <w:r w:rsidR="00125115" w:rsidRPr="00FD4E01">
        <w:rPr>
          <w:lang w:val="vi-VN"/>
        </w:rPr>
        <w:t xml:space="preserve">chất </w:t>
      </w:r>
      <w:r w:rsidR="00B51A95" w:rsidRPr="00FD4E01">
        <w:rPr>
          <w:lang w:val="vi-VN"/>
        </w:rPr>
        <w:t xml:space="preserve">(máy tính dự thi, tai nghe, </w:t>
      </w:r>
      <w:r w:rsidR="00D34F13" w:rsidRPr="00B226C8">
        <w:rPr>
          <w:lang w:val="vi-VN"/>
        </w:rPr>
        <w:t xml:space="preserve">thiết bị quay </w:t>
      </w:r>
      <w:r w:rsidR="00B51A95" w:rsidRPr="00B226C8">
        <w:rPr>
          <w:lang w:val="vi-VN"/>
        </w:rPr>
        <w:t>video giám sát</w:t>
      </w:r>
      <w:r w:rsidR="00446521" w:rsidRPr="00B226C8">
        <w:rPr>
          <w:lang w:val="vi-VN"/>
        </w:rPr>
        <w:t>,...</w:t>
      </w:r>
      <w:r w:rsidR="00125115" w:rsidRPr="00B226C8">
        <w:rPr>
          <w:lang w:val="vi-VN"/>
        </w:rPr>
        <w:t>)</w:t>
      </w:r>
      <w:r w:rsidR="00412BCB" w:rsidRPr="00B226C8">
        <w:rPr>
          <w:lang w:val="vi-VN"/>
        </w:rPr>
        <w:t xml:space="preserve"> thực hiện theo Phụ lục </w:t>
      </w:r>
      <w:r w:rsidR="00E72B01" w:rsidRPr="00B226C8">
        <w:rPr>
          <w:lang w:val="vi-VN"/>
        </w:rPr>
        <w:t>II, mục 1</w:t>
      </w:r>
      <w:r w:rsidR="00412BCB" w:rsidRPr="00B226C8">
        <w:rPr>
          <w:lang w:val="vi-VN"/>
        </w:rPr>
        <w:t>.</w:t>
      </w:r>
    </w:p>
    <w:p w14:paraId="4B8B2ABB" w14:textId="6729A84F" w:rsidR="00412BCB" w:rsidRPr="00B226C8" w:rsidRDefault="00AA154E" w:rsidP="00B226C8">
      <w:pPr>
        <w:spacing w:line="276" w:lineRule="auto"/>
        <w:ind w:firstLine="567"/>
        <w:jc w:val="both"/>
        <w:rPr>
          <w:lang w:val="vi-VN"/>
        </w:rPr>
      </w:pPr>
      <w:r w:rsidRPr="00B226C8">
        <w:rPr>
          <w:lang w:val="vi-VN"/>
        </w:rPr>
        <w:t>2.2</w:t>
      </w:r>
      <w:r w:rsidR="00412BCB" w:rsidRPr="00B226C8">
        <w:rPr>
          <w:lang w:val="vi-VN"/>
        </w:rPr>
        <w:t xml:space="preserve">. Cách thức và thời gian đăng ký thực hiện theo Phụ lục </w:t>
      </w:r>
      <w:r w:rsidR="00E72B01" w:rsidRPr="00B226C8">
        <w:rPr>
          <w:lang w:val="vi-VN"/>
        </w:rPr>
        <w:t>II, mục 2</w:t>
      </w:r>
      <w:r w:rsidR="00412BCB" w:rsidRPr="00B226C8">
        <w:rPr>
          <w:lang w:val="vi-VN"/>
        </w:rPr>
        <w:t>.</w:t>
      </w:r>
    </w:p>
    <w:p w14:paraId="00EB5BC3" w14:textId="2C9600F4" w:rsidR="00FA6782" w:rsidRDefault="00AA154E" w:rsidP="00B226C8">
      <w:pPr>
        <w:spacing w:line="276" w:lineRule="auto"/>
        <w:ind w:firstLine="567"/>
        <w:jc w:val="both"/>
        <w:rPr>
          <w:lang w:val="vi-VN"/>
        </w:rPr>
      </w:pPr>
      <w:r w:rsidRPr="00B226C8">
        <w:rPr>
          <w:lang w:val="vi-VN"/>
        </w:rPr>
        <w:t>2.3</w:t>
      </w:r>
      <w:r w:rsidR="00412BCB" w:rsidRPr="00B226C8">
        <w:rPr>
          <w:lang w:val="vi-VN"/>
        </w:rPr>
        <w:t xml:space="preserve">. Quy định về sử dụng Mã ca thi thực hiện theo Phụ lục </w:t>
      </w:r>
      <w:r w:rsidR="00E72B01" w:rsidRPr="00B226C8">
        <w:rPr>
          <w:lang w:val="vi-VN"/>
        </w:rPr>
        <w:t>II, mục 3</w:t>
      </w:r>
      <w:r w:rsidR="00412BCB" w:rsidRPr="00B226C8">
        <w:rPr>
          <w:lang w:val="vi-VN"/>
        </w:rPr>
        <w:t>.</w:t>
      </w:r>
    </w:p>
    <w:p w14:paraId="11AF65FD" w14:textId="030E1925" w:rsidR="00D975C4" w:rsidRPr="00D975C4" w:rsidRDefault="00D975C4" w:rsidP="00B226C8">
      <w:pPr>
        <w:spacing w:line="276" w:lineRule="auto"/>
        <w:ind w:firstLine="567"/>
        <w:jc w:val="both"/>
        <w:rPr>
          <w:lang w:val="vi-VN"/>
        </w:rPr>
      </w:pPr>
      <w:r w:rsidRPr="00D975C4">
        <w:rPr>
          <w:lang w:val="vi-VN"/>
        </w:rPr>
        <w:t>2.4. Hướng dẫn học sinh vào thi thực hiện theo Phụ lục II, mục 4.</w:t>
      </w:r>
    </w:p>
    <w:p w14:paraId="6F3DF0C5" w14:textId="0B743547" w:rsidR="00412BCB" w:rsidRPr="00FD4E01" w:rsidRDefault="00A657FC" w:rsidP="00A657FC">
      <w:pPr>
        <w:widowControl w:val="0"/>
        <w:autoSpaceDE w:val="0"/>
        <w:autoSpaceDN w:val="0"/>
        <w:adjustRightInd w:val="0"/>
        <w:snapToGrid w:val="0"/>
        <w:spacing w:before="120" w:line="276" w:lineRule="auto"/>
        <w:ind w:left="720"/>
        <w:jc w:val="both"/>
        <w:rPr>
          <w:b/>
          <w:bCs/>
          <w:lang w:val="vi-VN"/>
        </w:rPr>
      </w:pPr>
      <w:r w:rsidRPr="00FD4E01">
        <w:rPr>
          <w:b/>
          <w:bCs/>
          <w:lang w:val="vi-VN"/>
        </w:rPr>
        <w:t xml:space="preserve">3. </w:t>
      </w:r>
      <w:r w:rsidR="00412BCB" w:rsidRPr="00FD4E01">
        <w:rPr>
          <w:b/>
          <w:bCs/>
          <w:lang w:val="vi-VN"/>
        </w:rPr>
        <w:t>NỘP BIÊN BẢN THI</w:t>
      </w:r>
    </w:p>
    <w:p w14:paraId="04A2C6D0" w14:textId="1BDF612E" w:rsidR="00FA6782" w:rsidRPr="00FD4E01" w:rsidRDefault="00AF14F5" w:rsidP="006C67BD">
      <w:pPr>
        <w:widowControl w:val="0"/>
        <w:autoSpaceDE w:val="0"/>
        <w:autoSpaceDN w:val="0"/>
        <w:adjustRightInd w:val="0"/>
        <w:snapToGrid w:val="0"/>
        <w:spacing w:line="276" w:lineRule="auto"/>
        <w:ind w:firstLine="567"/>
        <w:jc w:val="both"/>
        <w:rPr>
          <w:bCs/>
          <w:lang w:val="vi-VN"/>
        </w:rPr>
      </w:pPr>
      <w:r w:rsidRPr="00FD4E01">
        <w:rPr>
          <w:bCs/>
          <w:lang w:val="vi-VN"/>
        </w:rPr>
        <w:t>C</w:t>
      </w:r>
      <w:r w:rsidR="00412BCB" w:rsidRPr="00FD4E01">
        <w:rPr>
          <w:bCs/>
          <w:lang w:val="vi-VN"/>
        </w:rPr>
        <w:t xml:space="preserve">ác Hội đồng thi cần </w:t>
      </w:r>
      <w:r w:rsidR="00D81247" w:rsidRPr="00D81247">
        <w:rPr>
          <w:bCs/>
          <w:lang w:val="vi-VN"/>
        </w:rPr>
        <w:t>tạo Biên bản thi (BBT) trực tuyến trên hệ thống</w:t>
      </w:r>
      <w:r w:rsidR="00DD6BD6" w:rsidRPr="00DD6BD6">
        <w:rPr>
          <w:bCs/>
          <w:lang w:val="vi-VN"/>
        </w:rPr>
        <w:t xml:space="preserve"> IOE</w:t>
      </w:r>
      <w:r w:rsidR="00D81247" w:rsidRPr="00D81247">
        <w:rPr>
          <w:bCs/>
          <w:lang w:val="vi-VN"/>
        </w:rPr>
        <w:t xml:space="preserve"> sau khi đăng ký học sinh dự thi thành côn</w:t>
      </w:r>
      <w:r w:rsidR="00D81247" w:rsidRPr="00DD6BD6">
        <w:rPr>
          <w:bCs/>
          <w:lang w:val="vi-VN"/>
        </w:rPr>
        <w:t>g</w:t>
      </w:r>
      <w:r w:rsidR="00DD6BD6" w:rsidRPr="00DD6BD6">
        <w:rPr>
          <w:bCs/>
          <w:lang w:val="vi-VN"/>
        </w:rPr>
        <w:t xml:space="preserve">; </w:t>
      </w:r>
      <w:r w:rsidR="001A416A" w:rsidRPr="001A416A">
        <w:rPr>
          <w:bCs/>
          <w:lang w:val="vi-VN"/>
        </w:rPr>
        <w:t xml:space="preserve">nộp </w:t>
      </w:r>
      <w:r w:rsidR="00412BCB" w:rsidRPr="00FD4E01">
        <w:rPr>
          <w:bCs/>
          <w:lang w:val="vi-VN"/>
        </w:rPr>
        <w:t>BBT</w:t>
      </w:r>
      <w:r w:rsidR="006C7CFD" w:rsidRPr="00FD4E01">
        <w:rPr>
          <w:bCs/>
          <w:lang w:val="vi-VN"/>
        </w:rPr>
        <w:t xml:space="preserve"> và đường link video giám sát</w:t>
      </w:r>
      <w:r w:rsidR="00412BCB" w:rsidRPr="00FD4E01">
        <w:rPr>
          <w:bCs/>
          <w:lang w:val="vi-VN"/>
        </w:rPr>
        <w:t xml:space="preserve"> </w:t>
      </w:r>
      <w:r w:rsidRPr="00FD4E01">
        <w:rPr>
          <w:bCs/>
          <w:lang w:val="vi-VN"/>
        </w:rPr>
        <w:t>sau khi hoàn thành kỳ thi</w:t>
      </w:r>
      <w:r w:rsidR="00412BCB" w:rsidRPr="00FD4E01">
        <w:rPr>
          <w:bCs/>
          <w:lang w:val="vi-VN"/>
        </w:rPr>
        <w:t>. Biên bản thi</w:t>
      </w:r>
      <w:r w:rsidR="006C7CFD" w:rsidRPr="00FD4E01">
        <w:rPr>
          <w:bCs/>
          <w:lang w:val="vi-VN"/>
        </w:rPr>
        <w:t xml:space="preserve"> và video giám sát</w:t>
      </w:r>
      <w:r w:rsidR="00412BCB" w:rsidRPr="00FD4E01">
        <w:rPr>
          <w:bCs/>
          <w:lang w:val="vi-VN"/>
        </w:rPr>
        <w:t xml:space="preserve"> là căn cứ để </w:t>
      </w:r>
      <w:r w:rsidR="00761FDC" w:rsidRPr="00761FDC">
        <w:rPr>
          <w:bCs/>
          <w:lang w:val="vi-VN"/>
        </w:rPr>
        <w:t>BTC</w:t>
      </w:r>
      <w:r w:rsidR="00412BCB" w:rsidRPr="00FD4E01">
        <w:rPr>
          <w:bCs/>
          <w:lang w:val="vi-VN"/>
        </w:rPr>
        <w:t xml:space="preserve"> ghi nhận kết quả thi và thực hiện vinh danh </w:t>
      </w:r>
      <w:r w:rsidR="00322D05" w:rsidRPr="00322D05">
        <w:rPr>
          <w:bCs/>
          <w:lang w:val="vi-VN"/>
        </w:rPr>
        <w:t>thí sinh có</w:t>
      </w:r>
      <w:r w:rsidR="00412BCB" w:rsidRPr="00FD4E01">
        <w:rPr>
          <w:bCs/>
          <w:lang w:val="vi-VN"/>
        </w:rPr>
        <w:t xml:space="preserve"> kết quả đạt thứ hạng cao trong kỳ thi. Cách thức và quy định về BBT </w:t>
      </w:r>
      <w:r w:rsidR="00446521" w:rsidRPr="00FD4E01">
        <w:rPr>
          <w:bCs/>
          <w:lang w:val="vi-VN"/>
        </w:rPr>
        <w:t xml:space="preserve">thực hiện </w:t>
      </w:r>
      <w:r w:rsidR="00412BCB" w:rsidRPr="00FD4E01">
        <w:rPr>
          <w:bCs/>
          <w:lang w:val="vi-VN"/>
        </w:rPr>
        <w:t xml:space="preserve">theo Phụ lục </w:t>
      </w:r>
      <w:r w:rsidR="00E72B01" w:rsidRPr="00FD4E01">
        <w:rPr>
          <w:bCs/>
          <w:lang w:val="vi-VN"/>
        </w:rPr>
        <w:t>III</w:t>
      </w:r>
      <w:r w:rsidR="00412BCB" w:rsidRPr="00FD4E01">
        <w:rPr>
          <w:bCs/>
          <w:lang w:val="vi-VN"/>
        </w:rPr>
        <w:t>.</w:t>
      </w:r>
    </w:p>
    <w:p w14:paraId="6A2963F3" w14:textId="36632C9C" w:rsidR="00412BCB" w:rsidRPr="00FD4E01" w:rsidRDefault="00A657FC" w:rsidP="00A657FC">
      <w:pPr>
        <w:widowControl w:val="0"/>
        <w:autoSpaceDE w:val="0"/>
        <w:autoSpaceDN w:val="0"/>
        <w:adjustRightInd w:val="0"/>
        <w:snapToGrid w:val="0"/>
        <w:spacing w:before="120" w:line="276" w:lineRule="auto"/>
        <w:ind w:left="720"/>
        <w:jc w:val="both"/>
        <w:rPr>
          <w:b/>
          <w:bCs/>
          <w:lang w:val="vi-VN"/>
        </w:rPr>
      </w:pPr>
      <w:r w:rsidRPr="00FD4E01">
        <w:rPr>
          <w:b/>
          <w:bCs/>
          <w:lang w:val="vi-VN"/>
        </w:rPr>
        <w:t xml:space="preserve">4. </w:t>
      </w:r>
      <w:r w:rsidR="00412BCB" w:rsidRPr="00FD4E01">
        <w:rPr>
          <w:b/>
          <w:bCs/>
          <w:lang w:val="vi-VN"/>
        </w:rPr>
        <w:t>KHEN THƯỞNG</w:t>
      </w:r>
    </w:p>
    <w:p w14:paraId="3826C111" w14:textId="3E8349AC" w:rsidR="00412BCB" w:rsidRPr="00B226C8" w:rsidRDefault="00412BCB" w:rsidP="00B226C8">
      <w:pPr>
        <w:spacing w:line="300" w:lineRule="auto"/>
        <w:ind w:firstLine="567"/>
        <w:jc w:val="both"/>
        <w:rPr>
          <w:bCs/>
          <w:lang w:val="vi-VN"/>
        </w:rPr>
      </w:pPr>
      <w:r w:rsidRPr="00B226C8">
        <w:rPr>
          <w:bCs/>
          <w:lang w:val="vi-VN"/>
        </w:rPr>
        <w:t xml:space="preserve">Kỳ thi </w:t>
      </w:r>
      <w:r w:rsidR="00797152" w:rsidRPr="00797152">
        <w:rPr>
          <w:bCs/>
          <w:lang w:val="vi-VN"/>
        </w:rPr>
        <w:t xml:space="preserve">IOE </w:t>
      </w:r>
      <w:r w:rsidRPr="00B226C8">
        <w:rPr>
          <w:bCs/>
          <w:lang w:val="vi-VN"/>
        </w:rPr>
        <w:t xml:space="preserve">cấp </w:t>
      </w:r>
      <w:r w:rsidR="007933B4" w:rsidRPr="00B226C8">
        <w:rPr>
          <w:bCs/>
          <w:lang w:val="vi-VN"/>
        </w:rPr>
        <w:t>trường</w:t>
      </w:r>
      <w:r w:rsidR="008E7A85" w:rsidRPr="00B226C8">
        <w:rPr>
          <w:bCs/>
          <w:lang w:val="vi-VN"/>
        </w:rPr>
        <w:t xml:space="preserve"> </w:t>
      </w:r>
      <w:r w:rsidRPr="00B226C8">
        <w:rPr>
          <w:bCs/>
          <w:lang w:val="vi-VN"/>
        </w:rPr>
        <w:t xml:space="preserve">năm học </w:t>
      </w:r>
      <w:r w:rsidR="00E4645A">
        <w:rPr>
          <w:bCs/>
          <w:lang w:val="vi-VN"/>
        </w:rPr>
        <w:t>2025-2026</w:t>
      </w:r>
      <w:r w:rsidRPr="00B226C8">
        <w:rPr>
          <w:bCs/>
          <w:lang w:val="vi-VN"/>
        </w:rPr>
        <w:t xml:space="preserve"> xét khen thưởng cho học sinh đạt kết quả thi cao nhất theo </w:t>
      </w:r>
      <w:r w:rsidR="000B7E09" w:rsidRPr="00B226C8">
        <w:rPr>
          <w:bCs/>
          <w:lang w:val="vi-VN"/>
        </w:rPr>
        <w:t>các</w:t>
      </w:r>
      <w:r w:rsidRPr="00B226C8">
        <w:rPr>
          <w:bCs/>
          <w:lang w:val="vi-VN"/>
        </w:rPr>
        <w:t xml:space="preserve"> nhóm</w:t>
      </w:r>
      <w:r w:rsidR="000B7E09" w:rsidRPr="00B226C8">
        <w:rPr>
          <w:bCs/>
          <w:lang w:val="vi-VN"/>
        </w:rPr>
        <w:t xml:space="preserve"> sau</w:t>
      </w:r>
      <w:r w:rsidRPr="00B226C8">
        <w:rPr>
          <w:bCs/>
          <w:lang w:val="vi-VN"/>
        </w:rPr>
        <w:t>:</w:t>
      </w:r>
    </w:p>
    <w:p w14:paraId="41C978E6" w14:textId="19051781" w:rsidR="00412BCB" w:rsidRPr="00B226C8" w:rsidRDefault="00412BCB" w:rsidP="00136672">
      <w:pPr>
        <w:spacing w:line="300" w:lineRule="auto"/>
        <w:ind w:firstLine="567"/>
        <w:jc w:val="both"/>
        <w:rPr>
          <w:bCs/>
          <w:lang w:val="vi-VN"/>
        </w:rPr>
      </w:pPr>
      <w:r w:rsidRPr="00B226C8">
        <w:rPr>
          <w:bCs/>
          <w:lang w:val="vi-VN"/>
        </w:rPr>
        <w:t xml:space="preserve">- </w:t>
      </w:r>
      <w:r w:rsidR="00136672" w:rsidRPr="00136672">
        <w:rPr>
          <w:bCs/>
          <w:lang w:val="vi-VN"/>
        </w:rPr>
        <w:t>Nhóm</w:t>
      </w:r>
      <w:r w:rsidRPr="00B226C8">
        <w:rPr>
          <w:bCs/>
          <w:lang w:val="vi-VN"/>
        </w:rPr>
        <w:t xml:space="preserve"> học sinh đạt kết quả thi cao nhất toàn quốc</w:t>
      </w:r>
      <w:r w:rsidR="002D06BF" w:rsidRPr="00B226C8">
        <w:rPr>
          <w:bCs/>
          <w:lang w:val="vi-VN"/>
        </w:rPr>
        <w:t xml:space="preserve">: </w:t>
      </w:r>
      <w:r w:rsidR="008D543E" w:rsidRPr="00B226C8">
        <w:rPr>
          <w:bCs/>
          <w:lang w:val="vi-VN"/>
        </w:rPr>
        <w:t>Vinh danh k</w:t>
      </w:r>
      <w:r w:rsidR="002D06BF" w:rsidRPr="00B226C8">
        <w:rPr>
          <w:bCs/>
          <w:lang w:val="vi-VN"/>
        </w:rPr>
        <w:t>ết quả toàn quốc</w:t>
      </w:r>
    </w:p>
    <w:p w14:paraId="692FF395" w14:textId="4B0C510E" w:rsidR="00412BCB" w:rsidRPr="00021F10" w:rsidRDefault="00412BCB" w:rsidP="00B226C8">
      <w:pPr>
        <w:spacing w:line="300" w:lineRule="auto"/>
        <w:ind w:firstLine="567"/>
        <w:jc w:val="both"/>
        <w:rPr>
          <w:bCs/>
          <w:spacing w:val="-4"/>
          <w:lang w:val="vi-VN"/>
        </w:rPr>
      </w:pPr>
      <w:r w:rsidRPr="00021F10">
        <w:rPr>
          <w:bCs/>
          <w:spacing w:val="-4"/>
          <w:lang w:val="vi-VN"/>
        </w:rPr>
        <w:t xml:space="preserve">- </w:t>
      </w:r>
      <w:r w:rsidR="000B7E09" w:rsidRPr="00021F10">
        <w:rPr>
          <w:bCs/>
          <w:spacing w:val="-4"/>
          <w:lang w:val="vi-VN"/>
        </w:rPr>
        <w:t>N</w:t>
      </w:r>
      <w:r w:rsidR="00136672" w:rsidRPr="00021F10">
        <w:rPr>
          <w:bCs/>
          <w:spacing w:val="-4"/>
          <w:lang w:val="vi-VN"/>
        </w:rPr>
        <w:t>hóm</w:t>
      </w:r>
      <w:r w:rsidRPr="00021F10">
        <w:rPr>
          <w:bCs/>
          <w:spacing w:val="-4"/>
          <w:lang w:val="vi-VN"/>
        </w:rPr>
        <w:t xml:space="preserve"> học sinh đạt kết quả thi cao nhất toàn tỉnh/thành phố</w:t>
      </w:r>
      <w:r w:rsidR="002D06BF" w:rsidRPr="00021F10">
        <w:rPr>
          <w:bCs/>
          <w:spacing w:val="-4"/>
          <w:lang w:val="vi-VN"/>
        </w:rPr>
        <w:t xml:space="preserve">: </w:t>
      </w:r>
      <w:r w:rsidR="008D543E" w:rsidRPr="00021F10">
        <w:rPr>
          <w:bCs/>
          <w:spacing w:val="-4"/>
          <w:lang w:val="vi-VN"/>
        </w:rPr>
        <w:t>Vinh danh k</w:t>
      </w:r>
      <w:r w:rsidR="002D06BF" w:rsidRPr="00021F10">
        <w:rPr>
          <w:bCs/>
          <w:spacing w:val="-4"/>
          <w:lang w:val="vi-VN"/>
        </w:rPr>
        <w:t>ết quả toàn tỉnh/thành phố</w:t>
      </w:r>
    </w:p>
    <w:p w14:paraId="526724E5" w14:textId="0B855A13" w:rsidR="007933B4" w:rsidRPr="00B226C8" w:rsidRDefault="007933B4" w:rsidP="00B226C8">
      <w:pPr>
        <w:spacing w:line="300" w:lineRule="auto"/>
        <w:ind w:firstLine="567"/>
        <w:jc w:val="both"/>
        <w:rPr>
          <w:bCs/>
          <w:lang w:val="vi-VN"/>
        </w:rPr>
      </w:pPr>
      <w:r w:rsidRPr="00B226C8">
        <w:rPr>
          <w:bCs/>
          <w:lang w:val="vi-VN"/>
        </w:rPr>
        <w:t xml:space="preserve">- </w:t>
      </w:r>
      <w:r w:rsidR="00136672" w:rsidRPr="00136672">
        <w:rPr>
          <w:bCs/>
          <w:lang w:val="vi-VN"/>
        </w:rPr>
        <w:t>Nhóm</w:t>
      </w:r>
      <w:r w:rsidRPr="00B226C8">
        <w:rPr>
          <w:bCs/>
          <w:lang w:val="vi-VN"/>
        </w:rPr>
        <w:t xml:space="preserve"> học sinh đạt kết quả thi cao nhất toàn trường: Vinh danh kết quả toàn trường</w:t>
      </w:r>
    </w:p>
    <w:p w14:paraId="3FC41BC7" w14:textId="49C7E4BC" w:rsidR="00FA6782" w:rsidRPr="00B226C8" w:rsidRDefault="00B47148" w:rsidP="00B226C8">
      <w:pPr>
        <w:spacing w:line="300" w:lineRule="auto"/>
        <w:ind w:firstLine="567"/>
        <w:jc w:val="both"/>
        <w:rPr>
          <w:bCs/>
          <w:lang w:val="vi-VN"/>
        </w:rPr>
      </w:pPr>
      <w:r w:rsidRPr="00B226C8">
        <w:rPr>
          <w:bCs/>
          <w:lang w:val="vi-VN"/>
        </w:rPr>
        <w:t xml:space="preserve">Tiêu chí khen thưởng và số lượng giải thưởng chi tiết trong Phụ lục </w:t>
      </w:r>
      <w:r w:rsidR="00E72B01" w:rsidRPr="00B226C8">
        <w:rPr>
          <w:bCs/>
          <w:lang w:val="vi-VN"/>
        </w:rPr>
        <w:t>IV</w:t>
      </w:r>
      <w:r w:rsidRPr="00B226C8">
        <w:rPr>
          <w:bCs/>
          <w:lang w:val="vi-VN"/>
        </w:rPr>
        <w:t xml:space="preserve">. </w:t>
      </w:r>
    </w:p>
    <w:p w14:paraId="00E03AB9" w14:textId="48715B30" w:rsidR="008F76DD" w:rsidRPr="00FD4E01" w:rsidRDefault="00F63E0E" w:rsidP="00A657FC">
      <w:pPr>
        <w:spacing w:before="120" w:line="276" w:lineRule="auto"/>
        <w:ind w:left="1134" w:hanging="425"/>
        <w:jc w:val="both"/>
        <w:rPr>
          <w:lang w:val="vi-VN"/>
        </w:rPr>
      </w:pPr>
      <w:r w:rsidRPr="00FD4E01">
        <w:rPr>
          <w:b/>
          <w:bCs/>
          <w:lang w:val="sv-SE"/>
        </w:rPr>
        <w:t xml:space="preserve">5. </w:t>
      </w:r>
      <w:r w:rsidR="008F76DD" w:rsidRPr="00FD4E01">
        <w:rPr>
          <w:b/>
          <w:bCs/>
          <w:lang w:val="vi-VN"/>
        </w:rPr>
        <w:t>CÁC TRƯỜNG HỢP VI PHẠM QUY CHẾ THI</w:t>
      </w:r>
    </w:p>
    <w:p w14:paraId="62BBC5CA" w14:textId="52203D7C" w:rsidR="002A0421" w:rsidRPr="00FD4E01" w:rsidRDefault="002A0421" w:rsidP="006C67BD">
      <w:pPr>
        <w:spacing w:line="276" w:lineRule="auto"/>
        <w:ind w:firstLine="567"/>
        <w:jc w:val="both"/>
        <w:rPr>
          <w:lang w:val="vi-VN"/>
        </w:rPr>
      </w:pPr>
      <w:r w:rsidRPr="00FD4E01">
        <w:rPr>
          <w:lang w:val="vi-VN"/>
        </w:rPr>
        <w:t xml:space="preserve">- Thi tự do, không có Hội đồng thi </w:t>
      </w:r>
      <w:r w:rsidR="00EC39FE" w:rsidRPr="00FD4E01">
        <w:rPr>
          <w:lang w:val="vi-VN"/>
        </w:rPr>
        <w:t>tổ chức và giám sát trực tiếp tại địa điểm thi.</w:t>
      </w:r>
    </w:p>
    <w:p w14:paraId="24A58F50" w14:textId="1B930387" w:rsidR="00E25AD4" w:rsidRDefault="00E25AD4" w:rsidP="006C67BD">
      <w:pPr>
        <w:spacing w:line="276" w:lineRule="auto"/>
        <w:ind w:firstLine="567"/>
        <w:jc w:val="both"/>
        <w:rPr>
          <w:lang w:val="vi-VN"/>
        </w:rPr>
      </w:pPr>
      <w:bookmarkStart w:id="4" w:name="_Hlk212228389"/>
      <w:r w:rsidRPr="00FD4E01">
        <w:rPr>
          <w:lang w:val="vi-VN"/>
        </w:rPr>
        <w:t xml:space="preserve">- </w:t>
      </w:r>
      <w:r w:rsidR="00EE67ED" w:rsidRPr="00FD4E01">
        <w:rPr>
          <w:lang w:val="vi-VN"/>
        </w:rPr>
        <w:t xml:space="preserve">Thực hiện vào thi không đúng quy trình Đăng nhập </w:t>
      </w:r>
      <w:r w:rsidR="00EE67ED" w:rsidRPr="00FD4E01">
        <w:sym w:font="Wingdings" w:char="F0E0"/>
      </w:r>
      <w:r w:rsidR="00EE67ED" w:rsidRPr="00FD4E01">
        <w:rPr>
          <w:lang w:val="vi-VN"/>
        </w:rPr>
        <w:t xml:space="preserve"> Nhập mã số ca thi </w:t>
      </w:r>
      <w:r w:rsidR="00EE67ED" w:rsidRPr="00FD4E01">
        <w:sym w:font="Wingdings" w:char="F0E0"/>
      </w:r>
      <w:r w:rsidR="00EE67ED" w:rsidRPr="00FD4E01">
        <w:rPr>
          <w:lang w:val="vi-VN"/>
        </w:rPr>
        <w:t xml:space="preserve"> Vào thi.</w:t>
      </w:r>
    </w:p>
    <w:p w14:paraId="7B1DB504" w14:textId="0F1A9677" w:rsidR="00E40C92" w:rsidRPr="00B226C8" w:rsidRDefault="007F70F1" w:rsidP="00E40C92">
      <w:pPr>
        <w:spacing w:line="276" w:lineRule="auto"/>
        <w:ind w:firstLine="567"/>
        <w:jc w:val="both"/>
        <w:rPr>
          <w:lang w:val="vi-VN"/>
        </w:rPr>
      </w:pPr>
      <w:r w:rsidRPr="007F70F1">
        <w:rPr>
          <w:lang w:val="vi-VN"/>
        </w:rPr>
        <w:lastRenderedPageBreak/>
        <w:t xml:space="preserve">- </w:t>
      </w:r>
      <w:r w:rsidRPr="00B226C8">
        <w:rPr>
          <w:lang w:val="vi-VN"/>
        </w:rPr>
        <w:t>Đăng nhập một tài khoản trên hai (hay nhiều) thiết bị hoặc trình duyệt khác nhau và thi cùng một thời điểm</w:t>
      </w:r>
      <w:r w:rsidR="00E40C92" w:rsidRPr="00B226C8">
        <w:rPr>
          <w:lang w:val="vi-VN"/>
        </w:rPr>
        <w:t>.</w:t>
      </w:r>
    </w:p>
    <w:p w14:paraId="35397757" w14:textId="62E72A6C" w:rsidR="008F76DD" w:rsidRPr="00FD4E01" w:rsidRDefault="008F76DD" w:rsidP="006C67BD">
      <w:pPr>
        <w:spacing w:line="276" w:lineRule="auto"/>
        <w:ind w:firstLine="567"/>
        <w:jc w:val="both"/>
        <w:rPr>
          <w:lang w:val="vi-VN"/>
        </w:rPr>
      </w:pPr>
      <w:r w:rsidRPr="00FD4E01">
        <w:rPr>
          <w:lang w:val="vi-VN"/>
        </w:rPr>
        <w:t>- Mở</w:t>
      </w:r>
      <w:r w:rsidR="00D067DE" w:rsidRPr="00FD4E01">
        <w:rPr>
          <w:lang w:val="vi-VN"/>
        </w:rPr>
        <w:t>/Sử dụng</w:t>
      </w:r>
      <w:r w:rsidRPr="00FD4E01">
        <w:rPr>
          <w:lang w:val="vi-VN"/>
        </w:rPr>
        <w:t xml:space="preserve"> </w:t>
      </w:r>
      <w:r w:rsidR="00D12146" w:rsidRPr="00FD4E01">
        <w:rPr>
          <w:lang w:val="vi-VN"/>
        </w:rPr>
        <w:t>c</w:t>
      </w:r>
      <w:r w:rsidR="00A11ED5" w:rsidRPr="00FD4E01">
        <w:rPr>
          <w:b/>
          <w:shd w:val="clear" w:color="auto" w:fill="FFFFFF"/>
          <w:lang w:val="vi-VN"/>
        </w:rPr>
        <w:t>ác phần mềm khác</w:t>
      </w:r>
      <w:r w:rsidR="00A11ED5" w:rsidRPr="00FD4E01">
        <w:rPr>
          <w:shd w:val="clear" w:color="auto" w:fill="FFFFFF"/>
          <w:lang w:val="vi-VN"/>
        </w:rPr>
        <w:t xml:space="preserve"> và/hoặc </w:t>
      </w:r>
      <w:r w:rsidR="00A11ED5" w:rsidRPr="00FD4E01">
        <w:rPr>
          <w:b/>
          <w:shd w:val="clear" w:color="auto" w:fill="FFFFFF"/>
          <w:lang w:val="vi-VN"/>
        </w:rPr>
        <w:t xml:space="preserve">các </w:t>
      </w:r>
      <w:r w:rsidRPr="00FD4E01">
        <w:rPr>
          <w:b/>
          <w:lang w:val="vi-VN"/>
        </w:rPr>
        <w:t>tr</w:t>
      </w:r>
      <w:r w:rsidR="00D067DE" w:rsidRPr="00FD4E01">
        <w:rPr>
          <w:b/>
          <w:lang w:val="vi-VN"/>
        </w:rPr>
        <w:t>ang</w:t>
      </w:r>
      <w:r w:rsidR="00D12146" w:rsidRPr="00FD4E01">
        <w:rPr>
          <w:b/>
          <w:lang w:val="vi-VN"/>
        </w:rPr>
        <w:t xml:space="preserve"> web</w:t>
      </w:r>
      <w:r w:rsidR="00D067DE" w:rsidRPr="00FD4E01">
        <w:rPr>
          <w:b/>
          <w:lang w:val="vi-VN"/>
        </w:rPr>
        <w:t xml:space="preserve"> khác</w:t>
      </w:r>
      <w:r w:rsidR="00D067DE" w:rsidRPr="00FD4E01">
        <w:rPr>
          <w:lang w:val="vi-VN"/>
        </w:rPr>
        <w:t xml:space="preserve"> ngoài trang thi ioe.vn</w:t>
      </w:r>
      <w:r w:rsidR="00D067DE" w:rsidRPr="00FD4E01">
        <w:rPr>
          <w:b/>
          <w:shd w:val="clear" w:color="auto" w:fill="FFFFFF"/>
          <w:lang w:val="vi-VN"/>
        </w:rPr>
        <w:t xml:space="preserve"> </w:t>
      </w:r>
      <w:r w:rsidR="00D067DE" w:rsidRPr="00FD4E01">
        <w:rPr>
          <w:shd w:val="clear" w:color="auto" w:fill="FFFFFF"/>
          <w:lang w:val="vi-VN"/>
        </w:rPr>
        <w:t>trong quá trình làm bài thi.</w:t>
      </w:r>
    </w:p>
    <w:p w14:paraId="52E48204" w14:textId="77777777" w:rsidR="007F70F1" w:rsidRPr="00FD4E01" w:rsidRDefault="007F70F1" w:rsidP="007F70F1">
      <w:pPr>
        <w:spacing w:line="276" w:lineRule="auto"/>
        <w:ind w:firstLine="567"/>
        <w:jc w:val="both"/>
        <w:rPr>
          <w:lang w:val="vi-VN"/>
        </w:rPr>
      </w:pPr>
      <w:r w:rsidRPr="00B226C8">
        <w:rPr>
          <w:lang w:val="vi-VN"/>
        </w:rPr>
        <w:t xml:space="preserve">- </w:t>
      </w:r>
      <w:r w:rsidRPr="004367D3">
        <w:rPr>
          <w:lang w:val="vi-VN"/>
        </w:rPr>
        <w:t>Ấ</w:t>
      </w:r>
      <w:r w:rsidRPr="00B226C8">
        <w:rPr>
          <w:lang w:val="vi-VN"/>
        </w:rPr>
        <w:t xml:space="preserve">n phím </w:t>
      </w:r>
      <w:r w:rsidRPr="004120A1">
        <w:rPr>
          <w:lang w:val="vi-VN"/>
        </w:rPr>
        <w:t>F5/</w:t>
      </w:r>
      <w:r w:rsidRPr="004367D3">
        <w:rPr>
          <w:lang w:val="vi-VN"/>
        </w:rPr>
        <w:t xml:space="preserve">nút Reload </w:t>
      </w:r>
      <w:r>
        <w:rPr>
          <w:lang w:val="vi-VN"/>
        </w:rPr>
        <w:t xml:space="preserve">tải lại </w:t>
      </w:r>
      <w:r w:rsidRPr="004367D3">
        <w:rPr>
          <w:lang w:val="vi-VN"/>
        </w:rPr>
        <w:t>khi đang truy cập đ</w:t>
      </w:r>
      <w:r w:rsidRPr="00B226C8">
        <w:rPr>
          <w:lang w:val="vi-VN"/>
        </w:rPr>
        <w:t>ề thi</w:t>
      </w:r>
      <w:r w:rsidRPr="004120A1">
        <w:rPr>
          <w:lang w:val="vi-VN"/>
        </w:rPr>
        <w:t>,</w:t>
      </w:r>
      <w:r w:rsidRPr="004367D3">
        <w:rPr>
          <w:lang w:val="vi-VN"/>
        </w:rPr>
        <w:t xml:space="preserve"> </w:t>
      </w:r>
      <w:r w:rsidRPr="00EB1C73">
        <w:rPr>
          <w:lang w:val="vi-VN"/>
        </w:rPr>
        <w:t xml:space="preserve">hoặc khi đang làm bài thi; </w:t>
      </w:r>
      <w:r w:rsidRPr="004120A1">
        <w:rPr>
          <w:lang w:val="vi-VN"/>
        </w:rPr>
        <w:t>ấn phím Back trở lại trang trước đó</w:t>
      </w:r>
      <w:r w:rsidRPr="00EB1C73">
        <w:rPr>
          <w:lang w:val="vi-VN"/>
        </w:rPr>
        <w:t xml:space="preserve"> khi đang làm bài thi</w:t>
      </w:r>
      <w:r w:rsidRPr="007F2401">
        <w:rPr>
          <w:lang w:val="vi-VN"/>
        </w:rPr>
        <w:t xml:space="preserve">, </w:t>
      </w:r>
      <w:r w:rsidRPr="00B226C8">
        <w:rPr>
          <w:lang w:val="vi-VN"/>
        </w:rPr>
        <w:t>hoặc thoát ra không nộp bài.</w:t>
      </w:r>
    </w:p>
    <w:p w14:paraId="112943B9" w14:textId="77777777" w:rsidR="00BE46EE" w:rsidRDefault="007F70F1" w:rsidP="007F70F1">
      <w:pPr>
        <w:spacing w:line="276" w:lineRule="auto"/>
        <w:ind w:firstLine="567"/>
        <w:jc w:val="both"/>
        <w:rPr>
          <w:shd w:val="clear" w:color="auto" w:fill="FFFFFF"/>
          <w:lang w:val="vi-VN"/>
        </w:rPr>
      </w:pPr>
      <w:r w:rsidRPr="00FD4E01">
        <w:rPr>
          <w:lang w:val="vi-VN"/>
        </w:rPr>
        <w:t xml:space="preserve">- </w:t>
      </w:r>
      <w:r w:rsidRPr="00090BDB">
        <w:rPr>
          <w:lang w:val="vi-VN"/>
        </w:rPr>
        <w:t>Hội đồng thi/Học sinh t</w:t>
      </w:r>
      <w:r w:rsidRPr="00B226C8">
        <w:rPr>
          <w:lang w:val="vi-VN"/>
        </w:rPr>
        <w:t xml:space="preserve">hực hiện </w:t>
      </w:r>
      <w:r w:rsidRPr="00FD4E01">
        <w:rPr>
          <w:b/>
          <w:shd w:val="clear" w:color="auto" w:fill="FFFFFF"/>
          <w:lang w:val="vi-VN"/>
        </w:rPr>
        <w:t>quay, chụp nội dung đề thi và phát tán trên mạng Internet trong và sau thời gian thi</w:t>
      </w:r>
      <w:r w:rsidRPr="00FD4E01">
        <w:rPr>
          <w:shd w:val="clear" w:color="auto" w:fill="FFFFFF"/>
          <w:lang w:val="vi-VN"/>
        </w:rPr>
        <w:t>.</w:t>
      </w:r>
    </w:p>
    <w:p w14:paraId="749AE79D" w14:textId="7EA220D7" w:rsidR="00BE46EE" w:rsidRPr="00B226C8" w:rsidRDefault="00BE46EE" w:rsidP="00BE46EE">
      <w:pPr>
        <w:spacing w:line="276" w:lineRule="auto"/>
        <w:ind w:firstLine="567"/>
        <w:jc w:val="both"/>
        <w:rPr>
          <w:lang w:val="vi-VN"/>
        </w:rPr>
      </w:pPr>
      <w:r w:rsidRPr="00B226C8">
        <w:rPr>
          <w:lang w:val="vi-VN"/>
        </w:rPr>
        <w:t xml:space="preserve">- </w:t>
      </w:r>
      <w:r w:rsidRPr="00BE46EE">
        <w:rPr>
          <w:lang w:val="vi-VN"/>
        </w:rPr>
        <w:t>Học sinh t</w:t>
      </w:r>
      <w:r w:rsidRPr="00B226C8">
        <w:rPr>
          <w:lang w:val="vi-VN"/>
        </w:rPr>
        <w:t>hi tại Hội đồng thi không đúng thông tin giáo dục thực tế</w:t>
      </w:r>
      <w:r w:rsidRPr="001D33AF">
        <w:rPr>
          <w:lang w:val="vi-VN"/>
        </w:rPr>
        <w:t xml:space="preserve"> (mà không phải do Hội đồng thi </w:t>
      </w:r>
      <w:r w:rsidRPr="00090BDB">
        <w:rPr>
          <w:lang w:val="vi-VN"/>
        </w:rPr>
        <w:t xml:space="preserve">Sở/Hội đồng thi </w:t>
      </w:r>
      <w:r w:rsidR="00E35B25" w:rsidRPr="00E35B25">
        <w:rPr>
          <w:lang w:val="vi-VN"/>
        </w:rPr>
        <w:t>Xã</w:t>
      </w:r>
      <w:r w:rsidR="00797152" w:rsidRPr="00797152">
        <w:rPr>
          <w:lang w:val="vi-VN"/>
        </w:rPr>
        <w:t xml:space="preserve">, </w:t>
      </w:r>
      <w:r w:rsidR="005F0346" w:rsidRPr="005F0346">
        <w:rPr>
          <w:lang w:val="vi-VN"/>
        </w:rPr>
        <w:t>Phường</w:t>
      </w:r>
      <w:r w:rsidR="00797152" w:rsidRPr="00797152">
        <w:rPr>
          <w:lang w:val="vi-VN"/>
        </w:rPr>
        <w:t xml:space="preserve">, </w:t>
      </w:r>
      <w:r w:rsidR="005F0346" w:rsidRPr="005F0346">
        <w:rPr>
          <w:lang w:val="vi-VN"/>
        </w:rPr>
        <w:t>Đặc khu</w:t>
      </w:r>
      <w:r w:rsidRPr="00CD11DA">
        <w:rPr>
          <w:lang w:val="vi-VN"/>
        </w:rPr>
        <w:t xml:space="preserve">/Hội đồng thi </w:t>
      </w:r>
      <w:r w:rsidRPr="001D33AF">
        <w:rPr>
          <w:lang w:val="vi-VN"/>
        </w:rPr>
        <w:t xml:space="preserve">cụm </w:t>
      </w:r>
      <w:r w:rsidRPr="00CD11DA">
        <w:rPr>
          <w:lang w:val="vi-VN"/>
        </w:rPr>
        <w:t>tổ chức)</w:t>
      </w:r>
      <w:r w:rsidRPr="00B226C8">
        <w:rPr>
          <w:lang w:val="vi-VN"/>
        </w:rPr>
        <w:t>, hoặc thi không đúng Hội đồng thi đã đăng ký.</w:t>
      </w:r>
    </w:p>
    <w:p w14:paraId="75B46BF1" w14:textId="1D659C79" w:rsidR="00BE46EE" w:rsidRPr="00E40C92" w:rsidRDefault="00BE46EE" w:rsidP="00BE46EE">
      <w:pPr>
        <w:pStyle w:val="ListParagraph"/>
        <w:spacing w:line="276" w:lineRule="auto"/>
        <w:ind w:left="0" w:firstLine="567"/>
        <w:jc w:val="both"/>
        <w:rPr>
          <w:lang w:val="vi-VN"/>
        </w:rPr>
      </w:pPr>
      <w:r w:rsidRPr="00B226C8">
        <w:rPr>
          <w:lang w:val="vi-VN"/>
        </w:rPr>
        <w:t>- Học sinh vô ý/cố ý sử dụng tài khoản dự thi không phải của mình.</w:t>
      </w:r>
    </w:p>
    <w:p w14:paraId="57F583DE" w14:textId="6766256F" w:rsidR="00BE46EE" w:rsidRDefault="00BE46EE" w:rsidP="00B226C8">
      <w:pPr>
        <w:spacing w:line="276" w:lineRule="auto"/>
        <w:ind w:firstLine="567"/>
        <w:jc w:val="both"/>
        <w:rPr>
          <w:shd w:val="clear" w:color="auto" w:fill="FFFFFF"/>
          <w:lang w:val="vi-VN"/>
        </w:rPr>
      </w:pPr>
      <w:r w:rsidRPr="00FD4E01">
        <w:rPr>
          <w:lang w:val="vi-VN"/>
        </w:rPr>
        <w:t>Khi học sinh vô ý/cố ý vi phạm các điều trên, </w:t>
      </w:r>
      <w:r w:rsidRPr="00B226C8">
        <w:rPr>
          <w:b/>
          <w:lang w:val="vi-VN"/>
        </w:rPr>
        <w:t>hệ thống sẽ tự động không ghi nhận kết quả thi (không có điểm thi khi ấn nút nộp bài hoặc khi hệ thống thu bài)</w:t>
      </w:r>
      <w:r w:rsidRPr="00B226C8">
        <w:rPr>
          <w:lang w:val="vi-VN"/>
        </w:rPr>
        <w:t xml:space="preserve"> hoặc </w:t>
      </w:r>
      <w:r w:rsidRPr="00B226C8">
        <w:rPr>
          <w:b/>
          <w:lang w:val="vi-VN"/>
        </w:rPr>
        <w:t>không được BTC ghi nhận kết quả trong quá trình rà soát BBT</w:t>
      </w:r>
      <w:bookmarkEnd w:id="4"/>
      <w:r w:rsidRPr="00B226C8">
        <w:rPr>
          <w:lang w:val="vi-VN"/>
        </w:rPr>
        <w:t>.</w:t>
      </w:r>
    </w:p>
    <w:p w14:paraId="16229A79" w14:textId="68B662C4" w:rsidR="008F76DD" w:rsidRPr="00FD4E01" w:rsidRDefault="008F76DD" w:rsidP="00D92560">
      <w:pPr>
        <w:spacing w:before="120" w:line="276" w:lineRule="auto"/>
        <w:ind w:left="709"/>
        <w:jc w:val="both"/>
        <w:rPr>
          <w:lang w:val="vi-VN"/>
        </w:rPr>
      </w:pPr>
      <w:r w:rsidRPr="00FD4E01">
        <w:rPr>
          <w:b/>
          <w:bCs/>
          <w:lang w:val="vi-VN"/>
        </w:rPr>
        <w:t xml:space="preserve">6. NHỮNG </w:t>
      </w:r>
      <w:r w:rsidR="00BE7B49" w:rsidRPr="00FD4E01">
        <w:rPr>
          <w:b/>
          <w:bCs/>
          <w:lang w:val="vi-VN"/>
        </w:rPr>
        <w:t>LƯU Ý VỀ MẶT KĨ THUẬT VÀ XỬ LÝ TÌNH HUỐNG PHÁT SINH</w:t>
      </w:r>
    </w:p>
    <w:p w14:paraId="00C7C6D4" w14:textId="3059E65B" w:rsidR="00BE7B49" w:rsidRPr="00FD4E01" w:rsidRDefault="00BE7B49" w:rsidP="006C67BD">
      <w:pPr>
        <w:spacing w:line="276" w:lineRule="auto"/>
        <w:ind w:firstLine="567"/>
        <w:jc w:val="both"/>
        <w:rPr>
          <w:lang w:val="vi-VN"/>
        </w:rPr>
      </w:pPr>
      <w:r w:rsidRPr="00FD4E01">
        <w:rPr>
          <w:lang w:val="vi-VN"/>
        </w:rPr>
        <w:t>Các đơn vị tổ chức thi cần kiểm tra</w:t>
      </w:r>
      <w:r w:rsidR="00550734" w:rsidRPr="00FD4E01">
        <w:rPr>
          <w:lang w:val="vi-VN"/>
        </w:rPr>
        <w:t xml:space="preserve"> hoạt động</w:t>
      </w:r>
      <w:r w:rsidRPr="00FD4E01">
        <w:rPr>
          <w:lang w:val="vi-VN"/>
        </w:rPr>
        <w:t xml:space="preserve"> </w:t>
      </w:r>
      <w:r w:rsidR="00550734" w:rsidRPr="00FD4E01">
        <w:rPr>
          <w:lang w:val="vi-VN"/>
        </w:rPr>
        <w:t>thiết bị</w:t>
      </w:r>
      <w:r w:rsidR="001D2025" w:rsidRPr="00FD4E01">
        <w:rPr>
          <w:lang w:val="vi-VN"/>
        </w:rPr>
        <w:t xml:space="preserve"> máy tính và đường truyền </w:t>
      </w:r>
      <w:r w:rsidR="00296F79" w:rsidRPr="00B226C8">
        <w:rPr>
          <w:lang w:val="vi-VN"/>
        </w:rPr>
        <w:t>I</w:t>
      </w:r>
      <w:r w:rsidR="001D2025" w:rsidRPr="00FD4E01">
        <w:rPr>
          <w:lang w:val="vi-VN"/>
        </w:rPr>
        <w:t>nternet</w:t>
      </w:r>
      <w:r w:rsidR="00550734" w:rsidRPr="00FD4E01">
        <w:rPr>
          <w:lang w:val="vi-VN"/>
        </w:rPr>
        <w:t xml:space="preserve">, cơ sở vật chất trước kỳ thi để đảm bảo kỳ thi diễn ra công bằng và ổn định. </w:t>
      </w:r>
      <w:r w:rsidR="00172F46" w:rsidRPr="00FD4E01">
        <w:rPr>
          <w:lang w:val="vi-VN"/>
        </w:rPr>
        <w:t xml:space="preserve">Trong quá trình diễn ra kỳ thi, </w:t>
      </w:r>
      <w:r w:rsidR="003F6D0A" w:rsidRPr="00FD4E01">
        <w:rPr>
          <w:lang w:val="vi-VN"/>
        </w:rPr>
        <w:t xml:space="preserve">Hội đồng thi thực hiện xử lý các tình huống phát sinh theo </w:t>
      </w:r>
      <w:r w:rsidR="001D3CE7" w:rsidRPr="00FD4E01">
        <w:rPr>
          <w:lang w:val="vi-VN"/>
        </w:rPr>
        <w:t>quy định của BTC.</w:t>
      </w:r>
    </w:p>
    <w:p w14:paraId="73751295" w14:textId="3F1420B5" w:rsidR="001D3CE7" w:rsidRPr="00FD4E01" w:rsidRDefault="001D3CE7" w:rsidP="006C67BD">
      <w:pPr>
        <w:spacing w:line="276" w:lineRule="auto"/>
        <w:ind w:firstLine="567"/>
        <w:jc w:val="both"/>
        <w:rPr>
          <w:lang w:val="vi-VN"/>
        </w:rPr>
      </w:pPr>
      <w:r w:rsidRPr="00FD4E01">
        <w:rPr>
          <w:lang w:val="vi-VN"/>
        </w:rPr>
        <w:t xml:space="preserve">Những lưu ý về kỹ thuật và hướng dẫn xử lý tình huống phát sinh được nêu trong Phụ lục </w:t>
      </w:r>
      <w:r w:rsidR="00E72B01" w:rsidRPr="00FD4E01">
        <w:rPr>
          <w:lang w:val="vi-VN"/>
        </w:rPr>
        <w:t>V</w:t>
      </w:r>
      <w:r w:rsidRPr="00FD4E01">
        <w:rPr>
          <w:lang w:val="vi-VN"/>
        </w:rPr>
        <w:t>.</w:t>
      </w:r>
    </w:p>
    <w:p w14:paraId="097FB607" w14:textId="0E96397A" w:rsidR="00AF14F5" w:rsidRPr="00FD4E01" w:rsidRDefault="00AF14F5" w:rsidP="00D92560">
      <w:pPr>
        <w:spacing w:before="120" w:line="276" w:lineRule="auto"/>
        <w:ind w:left="709"/>
        <w:jc w:val="both"/>
        <w:rPr>
          <w:lang w:val="vi-VN"/>
        </w:rPr>
      </w:pPr>
      <w:r w:rsidRPr="00FD4E01">
        <w:rPr>
          <w:b/>
          <w:bCs/>
          <w:lang w:val="vi-VN"/>
        </w:rPr>
        <w:t>7. TRIỂN KHAI THỰC HIỆN</w:t>
      </w:r>
    </w:p>
    <w:p w14:paraId="14918398" w14:textId="40A84DC1" w:rsidR="001D3CE7" w:rsidRPr="00B226C8" w:rsidRDefault="001D3CE7" w:rsidP="006C67BD">
      <w:pPr>
        <w:widowControl w:val="0"/>
        <w:autoSpaceDE w:val="0"/>
        <w:autoSpaceDN w:val="0"/>
        <w:adjustRightInd w:val="0"/>
        <w:snapToGrid w:val="0"/>
        <w:spacing w:line="276" w:lineRule="auto"/>
        <w:ind w:firstLine="567"/>
        <w:jc w:val="both"/>
        <w:rPr>
          <w:lang w:val="vi-VN"/>
        </w:rPr>
      </w:pPr>
      <w:r w:rsidRPr="00B226C8">
        <w:rPr>
          <w:lang w:val="vi-VN"/>
        </w:rPr>
        <w:t xml:space="preserve">BTC mong nhận được sự hưởng ứng tham gia của các Sở GD&amp;ĐT, các </w:t>
      </w:r>
      <w:r w:rsidR="00531926" w:rsidRPr="00531926">
        <w:rPr>
          <w:lang w:val="vi-VN"/>
        </w:rPr>
        <w:t>đơn vị quản lý giáo dục cấp Xã - Phường - Đặc khu</w:t>
      </w:r>
      <w:r w:rsidRPr="00B226C8">
        <w:rPr>
          <w:lang w:val="vi-VN"/>
        </w:rPr>
        <w:t xml:space="preserve">, các Nhà trường cùng phối hợp triển khai đầy đủ và kịp thời để tổ chức </w:t>
      </w:r>
      <w:r w:rsidR="00ED50B1" w:rsidRPr="00B226C8">
        <w:rPr>
          <w:lang w:val="vi-VN"/>
        </w:rPr>
        <w:t>thành công</w:t>
      </w:r>
      <w:r w:rsidRPr="00B226C8">
        <w:rPr>
          <w:lang w:val="vi-VN"/>
        </w:rPr>
        <w:t xml:space="preserve"> </w:t>
      </w:r>
      <w:r w:rsidR="00023590" w:rsidRPr="00B226C8">
        <w:rPr>
          <w:lang w:val="vi-VN"/>
        </w:rPr>
        <w:t xml:space="preserve">kỳ thi </w:t>
      </w:r>
      <w:r w:rsidR="00CC72C9" w:rsidRPr="00B226C8">
        <w:rPr>
          <w:lang w:val="vi-VN"/>
        </w:rPr>
        <w:t xml:space="preserve">cấp </w:t>
      </w:r>
      <w:r w:rsidR="00DF480E" w:rsidRPr="00B226C8">
        <w:rPr>
          <w:lang w:val="vi-VN"/>
        </w:rPr>
        <w:t>trường năm</w:t>
      </w:r>
      <w:r w:rsidR="008E7A85" w:rsidRPr="00B226C8">
        <w:rPr>
          <w:lang w:val="vi-VN"/>
        </w:rPr>
        <w:t xml:space="preserve"> </w:t>
      </w:r>
      <w:r w:rsidRPr="00B226C8">
        <w:rPr>
          <w:lang w:val="vi-VN"/>
        </w:rPr>
        <w:t xml:space="preserve">học </w:t>
      </w:r>
      <w:r w:rsidR="00E4645A">
        <w:rPr>
          <w:lang w:val="vi-VN"/>
        </w:rPr>
        <w:t>2025-2026</w:t>
      </w:r>
      <w:r w:rsidRPr="00B226C8">
        <w:rPr>
          <w:lang w:val="vi-VN"/>
        </w:rPr>
        <w:t xml:space="preserve">. </w:t>
      </w:r>
    </w:p>
    <w:p w14:paraId="0B18171C" w14:textId="77777777" w:rsidR="001D3CE7" w:rsidRPr="00B226C8" w:rsidRDefault="001D3CE7" w:rsidP="006C67BD">
      <w:pPr>
        <w:widowControl w:val="0"/>
        <w:autoSpaceDE w:val="0"/>
        <w:autoSpaceDN w:val="0"/>
        <w:adjustRightInd w:val="0"/>
        <w:snapToGrid w:val="0"/>
        <w:spacing w:line="276" w:lineRule="auto"/>
        <w:ind w:firstLine="567"/>
        <w:jc w:val="both"/>
        <w:rPr>
          <w:lang w:val="vi-VN"/>
        </w:rPr>
      </w:pPr>
      <w:r w:rsidRPr="00B226C8">
        <w:rPr>
          <w:lang w:val="vi-VN"/>
        </w:rPr>
        <w:t>Trong quá trình thực hiện, mọi liên hệ với BTC xin gửi về các kênh hỗ trợ sau:</w:t>
      </w:r>
    </w:p>
    <w:p w14:paraId="4B9E294B" w14:textId="22726F06" w:rsidR="00D5025E" w:rsidRPr="00FD4E01" w:rsidRDefault="00D5025E" w:rsidP="00D5025E">
      <w:pPr>
        <w:pStyle w:val="NormalWeb"/>
        <w:numPr>
          <w:ilvl w:val="0"/>
          <w:numId w:val="1"/>
        </w:numPr>
        <w:snapToGrid w:val="0"/>
        <w:spacing w:before="0" w:beforeAutospacing="0" w:after="0" w:afterAutospacing="0" w:line="276" w:lineRule="auto"/>
        <w:rPr>
          <w:color w:val="000000" w:themeColor="text1"/>
          <w:spacing w:val="-4"/>
          <w:lang w:val="vi-VN"/>
        </w:rPr>
      </w:pPr>
      <w:r w:rsidRPr="00B226C8">
        <w:rPr>
          <w:lang w:val="vi-VN"/>
        </w:rPr>
        <w:t>Fanpage:</w:t>
      </w:r>
      <w:r w:rsidRPr="00FD4E01">
        <w:rPr>
          <w:color w:val="000000" w:themeColor="text1"/>
          <w:spacing w:val="-4"/>
          <w:lang w:val="vi-VN"/>
        </w:rPr>
        <w:t xml:space="preserve"> </w:t>
      </w:r>
      <w:r w:rsidRPr="00FD4E01">
        <w:rPr>
          <w:b/>
          <w:color w:val="000000" w:themeColor="text1"/>
          <w:spacing w:val="-4"/>
          <w:lang w:val="vi-VN"/>
        </w:rPr>
        <w:t>IOE.vn - Olympic Tiếng Anh trên Internet</w:t>
      </w:r>
      <w:r w:rsidRPr="00FD4E01">
        <w:rPr>
          <w:color w:val="000000" w:themeColor="text1"/>
          <w:spacing w:val="-4"/>
          <w:lang w:val="vi-VN"/>
        </w:rPr>
        <w:t xml:space="preserve"> </w:t>
      </w:r>
      <w:r w:rsidRPr="00B226C8">
        <w:rPr>
          <w:lang w:val="vi-VN"/>
        </w:rPr>
        <w:t>(</w:t>
      </w:r>
      <w:r w:rsidR="00D03C36" w:rsidRPr="00B226C8">
        <w:rPr>
          <w:lang w:val="vi-VN"/>
        </w:rPr>
        <w:t>www.fb.com/ioe.vn</w:t>
      </w:r>
      <w:r w:rsidRPr="00B226C8">
        <w:rPr>
          <w:lang w:val="vi-VN"/>
        </w:rPr>
        <w:t>)</w:t>
      </w:r>
      <w:r w:rsidR="00D03C36" w:rsidRPr="00FD4E01">
        <w:rPr>
          <w:color w:val="000000" w:themeColor="text1"/>
          <w:spacing w:val="-4"/>
          <w:lang w:val="vi-VN"/>
        </w:rPr>
        <w:t xml:space="preserve"> </w:t>
      </w:r>
    </w:p>
    <w:p w14:paraId="7ADF6A0B" w14:textId="404AB8CD" w:rsidR="00D5025E" w:rsidRPr="00FD4E01" w:rsidRDefault="00D5025E" w:rsidP="006C67BD">
      <w:pPr>
        <w:pStyle w:val="NormalWeb"/>
        <w:numPr>
          <w:ilvl w:val="0"/>
          <w:numId w:val="1"/>
        </w:numPr>
        <w:snapToGrid w:val="0"/>
        <w:spacing w:before="0" w:beforeAutospacing="0" w:after="0" w:afterAutospacing="0" w:line="276" w:lineRule="auto"/>
        <w:rPr>
          <w:color w:val="000000" w:themeColor="text1"/>
          <w:spacing w:val="-4"/>
          <w:lang w:val="vi-VN"/>
        </w:rPr>
      </w:pPr>
      <w:r w:rsidRPr="00B226C8">
        <w:rPr>
          <w:lang w:val="vi-VN"/>
        </w:rPr>
        <w:t>Zalo Official:</w:t>
      </w:r>
      <w:r w:rsidRPr="00FD4E01">
        <w:rPr>
          <w:color w:val="000000" w:themeColor="text1"/>
          <w:spacing w:val="-4"/>
        </w:rPr>
        <w:t xml:space="preserve"> </w:t>
      </w:r>
      <w:r w:rsidRPr="00FD4E01">
        <w:rPr>
          <w:b/>
          <w:color w:val="000000" w:themeColor="text1"/>
          <w:spacing w:val="-4"/>
        </w:rPr>
        <w:t xml:space="preserve">Olympic Tiếng Anh trên Internet </w:t>
      </w:r>
      <w:r w:rsidR="00D03C36" w:rsidRPr="00FD4E01">
        <w:rPr>
          <w:b/>
          <w:color w:val="000000" w:themeColor="text1"/>
          <w:spacing w:val="-4"/>
        </w:rPr>
        <w:t>–</w:t>
      </w:r>
      <w:r w:rsidRPr="00FD4E01">
        <w:rPr>
          <w:b/>
          <w:color w:val="000000" w:themeColor="text1"/>
          <w:spacing w:val="-4"/>
        </w:rPr>
        <w:t xml:space="preserve"> IOE</w:t>
      </w:r>
      <w:r w:rsidR="00D03C36" w:rsidRPr="00FD4E01">
        <w:rPr>
          <w:b/>
          <w:color w:val="000000" w:themeColor="text1"/>
          <w:spacing w:val="-4"/>
          <w:lang w:val="vi-VN"/>
        </w:rPr>
        <w:t xml:space="preserve"> </w:t>
      </w:r>
    </w:p>
    <w:p w14:paraId="3197464F" w14:textId="77777777" w:rsidR="001D3CE7" w:rsidRPr="00B226C8" w:rsidRDefault="001D3CE7" w:rsidP="006C67BD">
      <w:pPr>
        <w:pStyle w:val="NormalWeb"/>
        <w:numPr>
          <w:ilvl w:val="0"/>
          <w:numId w:val="1"/>
        </w:numPr>
        <w:snapToGrid w:val="0"/>
        <w:spacing w:before="0" w:beforeAutospacing="0" w:after="0" w:afterAutospacing="0" w:line="276" w:lineRule="auto"/>
        <w:rPr>
          <w:lang w:val="vi-VN"/>
        </w:rPr>
      </w:pPr>
      <w:r w:rsidRPr="00B226C8">
        <w:rPr>
          <w:lang w:val="vi-VN"/>
        </w:rPr>
        <w:t>Tổng đài:</w:t>
      </w:r>
      <w:r w:rsidRPr="00FD4E01">
        <w:rPr>
          <w:color w:val="000000" w:themeColor="text1"/>
          <w:spacing w:val="-4"/>
          <w:lang w:val="vi-VN"/>
        </w:rPr>
        <w:t> </w:t>
      </w:r>
      <w:r w:rsidRPr="00E16D4E">
        <w:rPr>
          <w:b/>
          <w:color w:val="000000" w:themeColor="text1"/>
          <w:spacing w:val="-4"/>
          <w:lang w:val="vi-VN"/>
        </w:rPr>
        <w:t xml:space="preserve">1900 636 </w:t>
      </w:r>
      <w:r w:rsidRPr="00B226C8">
        <w:rPr>
          <w:b/>
          <w:lang w:val="vi-VN"/>
        </w:rPr>
        <w:t>876</w:t>
      </w:r>
      <w:r w:rsidRPr="00B226C8">
        <w:rPr>
          <w:lang w:val="vi-VN"/>
        </w:rPr>
        <w:t xml:space="preserve"> (hoạt động từ 8:30-21:00 từ T2-CN).</w:t>
      </w:r>
    </w:p>
    <w:p w14:paraId="13711493" w14:textId="1CAF269F" w:rsidR="001D3CE7" w:rsidRDefault="001D3CE7" w:rsidP="006C67BD">
      <w:pPr>
        <w:pStyle w:val="NormalWeb"/>
        <w:numPr>
          <w:ilvl w:val="0"/>
          <w:numId w:val="1"/>
        </w:numPr>
        <w:snapToGrid w:val="0"/>
        <w:spacing w:before="0" w:beforeAutospacing="0" w:after="0" w:afterAutospacing="0" w:line="276" w:lineRule="auto"/>
        <w:rPr>
          <w:lang w:val="vi-VN"/>
        </w:rPr>
      </w:pPr>
      <w:r w:rsidRPr="00B226C8">
        <w:rPr>
          <w:lang w:val="vi-VN"/>
        </w:rPr>
        <w:t>Hotline:</w:t>
      </w:r>
      <w:r w:rsidRPr="00FD4E01">
        <w:rPr>
          <w:color w:val="000000" w:themeColor="text1"/>
          <w:spacing w:val="-4"/>
          <w:lang w:val="vi-VN"/>
        </w:rPr>
        <w:t> </w:t>
      </w:r>
      <w:r w:rsidRPr="00FD4E01">
        <w:rPr>
          <w:b/>
          <w:color w:val="000000" w:themeColor="text1"/>
          <w:spacing w:val="-4"/>
          <w:lang w:val="vi-VN"/>
        </w:rPr>
        <w:t>0984</w:t>
      </w:r>
      <w:r w:rsidRPr="00FD4E01">
        <w:rPr>
          <w:b/>
          <w:color w:val="000000" w:themeColor="text1"/>
          <w:spacing w:val="-4"/>
          <w:lang w:val="fr-FR"/>
        </w:rPr>
        <w:t xml:space="preserve"> </w:t>
      </w:r>
      <w:r w:rsidRPr="00FD4E01">
        <w:rPr>
          <w:b/>
          <w:color w:val="000000" w:themeColor="text1"/>
          <w:spacing w:val="-4"/>
          <w:lang w:val="vi-VN"/>
        </w:rPr>
        <w:t>650</w:t>
      </w:r>
      <w:r w:rsidRPr="00FD4E01">
        <w:rPr>
          <w:b/>
          <w:color w:val="000000" w:themeColor="text1"/>
          <w:spacing w:val="-4"/>
          <w:lang w:val="fr-FR"/>
        </w:rPr>
        <w:t xml:space="preserve"> </w:t>
      </w:r>
      <w:r w:rsidRPr="00FD4E01">
        <w:rPr>
          <w:b/>
          <w:color w:val="000000" w:themeColor="text1"/>
          <w:spacing w:val="-4"/>
          <w:lang w:val="vi-VN"/>
        </w:rPr>
        <w:t>154</w:t>
      </w:r>
      <w:r w:rsidRPr="00FD4E01">
        <w:rPr>
          <w:color w:val="000000" w:themeColor="text1"/>
          <w:spacing w:val="-4"/>
          <w:lang w:val="vi-VN"/>
        </w:rPr>
        <w:t> </w:t>
      </w:r>
      <w:r w:rsidRPr="00B226C8">
        <w:rPr>
          <w:lang w:val="vi-VN"/>
        </w:rPr>
        <w:t>(hoạt động từ 18:00-21:00 từ T2-T6)</w:t>
      </w:r>
    </w:p>
    <w:p w14:paraId="06697383" w14:textId="21974197" w:rsidR="00531926" w:rsidRPr="00531926" w:rsidRDefault="00531926" w:rsidP="00531926">
      <w:pPr>
        <w:pStyle w:val="NormalWeb"/>
        <w:numPr>
          <w:ilvl w:val="0"/>
          <w:numId w:val="1"/>
        </w:numPr>
        <w:snapToGrid w:val="0"/>
        <w:spacing w:before="0" w:beforeAutospacing="0" w:after="0" w:afterAutospacing="0" w:line="276" w:lineRule="auto"/>
        <w:rPr>
          <w:color w:val="000000" w:themeColor="text1"/>
          <w:spacing w:val="-4"/>
          <w:lang w:val="vi-VN"/>
        </w:rPr>
      </w:pPr>
      <w:r w:rsidRPr="00B226C8">
        <w:rPr>
          <w:lang w:val="vi-VN"/>
        </w:rPr>
        <w:t>Website Hỗ trợ chính:</w:t>
      </w:r>
      <w:r w:rsidRPr="00FD4E01">
        <w:rPr>
          <w:color w:val="000000" w:themeColor="text1"/>
          <w:spacing w:val="-4"/>
          <w:lang w:val="vi-VN"/>
        </w:rPr>
        <w:t xml:space="preserve"> </w:t>
      </w:r>
      <w:r w:rsidRPr="00FD4E01">
        <w:rPr>
          <w:b/>
          <w:color w:val="000000" w:themeColor="text1"/>
          <w:spacing w:val="-4"/>
          <w:lang w:val="vi-VN"/>
        </w:rPr>
        <w:t>hotro.ioe.vn</w:t>
      </w:r>
    </w:p>
    <w:p w14:paraId="742F1701" w14:textId="77777777" w:rsidR="001D3CE7" w:rsidRPr="00FD4E01" w:rsidRDefault="001D3CE7" w:rsidP="001D3CE7">
      <w:pPr>
        <w:snapToGrid w:val="0"/>
        <w:jc w:val="both"/>
        <w:rPr>
          <w:color w:val="000000" w:themeColor="text1"/>
          <w:spacing w:val="-4"/>
          <w:lang w:val="vi-VN"/>
        </w:rPr>
      </w:pPr>
    </w:p>
    <w:tbl>
      <w:tblPr>
        <w:tblW w:w="9356" w:type="dxa"/>
        <w:tblInd w:w="108" w:type="dxa"/>
        <w:tblLayout w:type="fixed"/>
        <w:tblLook w:val="0000" w:firstRow="0" w:lastRow="0" w:firstColumn="0" w:lastColumn="0" w:noHBand="0" w:noVBand="0"/>
      </w:tblPr>
      <w:tblGrid>
        <w:gridCol w:w="3998"/>
        <w:gridCol w:w="5358"/>
      </w:tblGrid>
      <w:tr w:rsidR="001D3CE7" w:rsidRPr="00270FB9" w14:paraId="2EE8A33C" w14:textId="77777777" w:rsidTr="00377D8D">
        <w:trPr>
          <w:trHeight w:val="2221"/>
        </w:trPr>
        <w:tc>
          <w:tcPr>
            <w:tcW w:w="3998" w:type="dxa"/>
          </w:tcPr>
          <w:p w14:paraId="17A7DF4A" w14:textId="77777777" w:rsidR="001D3CE7" w:rsidRPr="009B6F6B" w:rsidRDefault="001D3CE7" w:rsidP="00377D8D">
            <w:pPr>
              <w:pStyle w:val="BodyTextIndent"/>
              <w:snapToGrid w:val="0"/>
              <w:ind w:left="-108" w:firstLine="0"/>
              <w:rPr>
                <w:rStyle w:val="ABC"/>
                <w:rFonts w:ascii="Times New Roman" w:hAnsi="Times New Roman"/>
                <w:i/>
                <w:iCs/>
                <w:color w:val="000000" w:themeColor="text1"/>
                <w:sz w:val="24"/>
                <w:u w:val="single"/>
                <w:lang w:val="sv-SE"/>
              </w:rPr>
            </w:pPr>
            <w:r w:rsidRPr="009B6F6B">
              <w:rPr>
                <w:rStyle w:val="ABC"/>
                <w:rFonts w:ascii="Times New Roman" w:hAnsi="Times New Roman"/>
                <w:i/>
                <w:iCs/>
                <w:color w:val="000000" w:themeColor="text1"/>
                <w:sz w:val="24"/>
                <w:u w:val="single"/>
                <w:lang w:val="sv-SE"/>
              </w:rPr>
              <w:t xml:space="preserve">Nơi nhận: </w:t>
            </w:r>
          </w:p>
          <w:p w14:paraId="1E2DD035" w14:textId="77777777" w:rsidR="001D3CE7" w:rsidRPr="009B6F6B" w:rsidRDefault="001D3CE7" w:rsidP="00377D8D">
            <w:pPr>
              <w:pStyle w:val="BodyTextIndent"/>
              <w:snapToGrid w:val="0"/>
              <w:ind w:left="-108" w:firstLine="0"/>
              <w:rPr>
                <w:rStyle w:val="ABC"/>
                <w:rFonts w:ascii="Times New Roman" w:hAnsi="Times New Roman"/>
                <w:iCs/>
                <w:color w:val="000000" w:themeColor="text1"/>
                <w:sz w:val="22"/>
                <w:szCs w:val="22"/>
                <w:lang w:val="vi-VN"/>
              </w:rPr>
            </w:pPr>
            <w:r w:rsidRPr="009B6F6B">
              <w:rPr>
                <w:rStyle w:val="ABC"/>
                <w:rFonts w:ascii="Times New Roman" w:hAnsi="Times New Roman"/>
                <w:iCs/>
                <w:color w:val="000000" w:themeColor="text1"/>
                <w:sz w:val="22"/>
                <w:szCs w:val="22"/>
                <w:lang w:val="sv-SE"/>
              </w:rPr>
              <w:t>- Các</w:t>
            </w:r>
            <w:r w:rsidRPr="009B6F6B">
              <w:rPr>
                <w:rStyle w:val="ABC"/>
                <w:rFonts w:ascii="Times New Roman" w:hAnsi="Times New Roman"/>
                <w:iCs/>
                <w:color w:val="000000" w:themeColor="text1"/>
                <w:sz w:val="22"/>
                <w:szCs w:val="22"/>
                <w:lang w:val="vi-VN"/>
              </w:rPr>
              <w:t xml:space="preserve"> Sở GD&amp;ĐT;</w:t>
            </w:r>
          </w:p>
          <w:p w14:paraId="5E994F2E" w14:textId="77777777" w:rsidR="001D3CE7" w:rsidRPr="009B6F6B" w:rsidRDefault="001D3CE7" w:rsidP="00377D8D">
            <w:pPr>
              <w:pStyle w:val="BodyTextIndent"/>
              <w:snapToGrid w:val="0"/>
              <w:ind w:left="-108" w:firstLine="0"/>
              <w:rPr>
                <w:rStyle w:val="ABC"/>
                <w:rFonts w:ascii="Times New Roman" w:hAnsi="Times New Roman"/>
                <w:iCs/>
                <w:color w:val="000000" w:themeColor="text1"/>
                <w:sz w:val="22"/>
                <w:szCs w:val="22"/>
                <w:lang w:val="vi-VN"/>
              </w:rPr>
            </w:pPr>
            <w:r w:rsidRPr="009B6F6B">
              <w:rPr>
                <w:rStyle w:val="ABC"/>
                <w:rFonts w:ascii="Times New Roman" w:hAnsi="Times New Roman"/>
                <w:iCs/>
                <w:color w:val="000000" w:themeColor="text1"/>
                <w:sz w:val="22"/>
                <w:szCs w:val="22"/>
                <w:lang w:val="vi-VN"/>
              </w:rPr>
              <w:t>- Bộ GĐ&amp;ĐT (để b/c);</w:t>
            </w:r>
          </w:p>
          <w:p w14:paraId="3A7F6DF4" w14:textId="42B78353" w:rsidR="001D3CE7" w:rsidRDefault="001D3CE7" w:rsidP="00377D8D">
            <w:pPr>
              <w:pStyle w:val="BodyTextIndent"/>
              <w:snapToGrid w:val="0"/>
              <w:ind w:left="-108" w:firstLine="0"/>
              <w:rPr>
                <w:rStyle w:val="ABC"/>
                <w:rFonts w:ascii="Times New Roman" w:hAnsi="Times New Roman"/>
                <w:iCs/>
                <w:color w:val="000000" w:themeColor="text1"/>
                <w:sz w:val="22"/>
                <w:szCs w:val="22"/>
                <w:lang w:val="vi-VN"/>
              </w:rPr>
            </w:pPr>
            <w:r w:rsidRPr="009B6F6B">
              <w:rPr>
                <w:rStyle w:val="ABC"/>
                <w:rFonts w:ascii="Times New Roman" w:hAnsi="Times New Roman"/>
                <w:iCs/>
                <w:color w:val="000000" w:themeColor="text1"/>
                <w:sz w:val="22"/>
                <w:szCs w:val="22"/>
                <w:lang w:val="sv-SE"/>
              </w:rPr>
              <w:t xml:space="preserve">- Vụ </w:t>
            </w:r>
            <w:r w:rsidR="000B537C" w:rsidRPr="009B6F6B">
              <w:rPr>
                <w:rStyle w:val="ABC"/>
                <w:rFonts w:ascii="Times New Roman" w:hAnsi="Times New Roman"/>
                <w:iCs/>
                <w:color w:val="000000" w:themeColor="text1"/>
                <w:sz w:val="22"/>
                <w:szCs w:val="22"/>
                <w:lang w:val="sv-SE"/>
              </w:rPr>
              <w:t>GDPT</w:t>
            </w:r>
            <w:r w:rsidRPr="009B6F6B">
              <w:rPr>
                <w:rStyle w:val="ABC"/>
                <w:rFonts w:ascii="Times New Roman" w:hAnsi="Times New Roman"/>
                <w:iCs/>
                <w:color w:val="000000" w:themeColor="text1"/>
                <w:sz w:val="22"/>
                <w:szCs w:val="22"/>
                <w:lang w:val="vi-VN"/>
              </w:rPr>
              <w:t>;</w:t>
            </w:r>
          </w:p>
          <w:p w14:paraId="4E6CE8CD" w14:textId="77777777" w:rsidR="0036756A" w:rsidRPr="0036756A" w:rsidRDefault="0036756A" w:rsidP="0036756A">
            <w:pPr>
              <w:pStyle w:val="BodyTextIndent"/>
              <w:snapToGrid w:val="0"/>
              <w:ind w:left="-108" w:firstLine="0"/>
              <w:rPr>
                <w:rStyle w:val="ABC"/>
                <w:rFonts w:ascii="Times New Roman" w:hAnsi="Times New Roman"/>
                <w:iCs/>
                <w:color w:val="000000" w:themeColor="text1"/>
                <w:sz w:val="22"/>
                <w:szCs w:val="22"/>
                <w:lang w:val="vi-VN"/>
              </w:rPr>
            </w:pPr>
            <w:r w:rsidRPr="0036756A">
              <w:rPr>
                <w:rStyle w:val="ABC"/>
                <w:rFonts w:ascii="Times New Roman" w:hAnsi="Times New Roman"/>
                <w:iCs/>
                <w:color w:val="000000" w:themeColor="text1"/>
                <w:sz w:val="22"/>
                <w:szCs w:val="22"/>
                <w:lang w:val="vi-VN"/>
              </w:rPr>
              <w:t>- Tổng công ty VTC (để b/c);</w:t>
            </w:r>
          </w:p>
          <w:p w14:paraId="26B8F2D5" w14:textId="7C59A3B5" w:rsidR="001D3CE7" w:rsidRPr="00FD4E01" w:rsidRDefault="001D3CE7" w:rsidP="00D826D8">
            <w:pPr>
              <w:pStyle w:val="BodyTextIndent"/>
              <w:snapToGrid w:val="0"/>
              <w:ind w:left="-108" w:firstLine="0"/>
              <w:rPr>
                <w:i/>
                <w:color w:val="000000" w:themeColor="text1"/>
                <w:sz w:val="24"/>
                <w:lang w:val="vi-VN"/>
              </w:rPr>
            </w:pPr>
            <w:r w:rsidRPr="009B6F6B">
              <w:rPr>
                <w:rStyle w:val="ABC"/>
                <w:rFonts w:ascii="Times New Roman" w:hAnsi="Times New Roman"/>
                <w:iCs/>
                <w:color w:val="000000" w:themeColor="text1"/>
                <w:sz w:val="22"/>
                <w:szCs w:val="22"/>
                <w:lang w:val="vi-VN"/>
              </w:rPr>
              <w:t xml:space="preserve">- </w:t>
            </w:r>
            <w:r w:rsidRPr="0036756A">
              <w:rPr>
                <w:rStyle w:val="ABC"/>
                <w:rFonts w:ascii="Times New Roman" w:hAnsi="Times New Roman"/>
                <w:iCs/>
                <w:color w:val="000000" w:themeColor="text1"/>
                <w:sz w:val="22"/>
                <w:szCs w:val="22"/>
                <w:lang w:val="vi-VN"/>
              </w:rPr>
              <w:t>Lư</w:t>
            </w:r>
            <w:r w:rsidRPr="0036756A">
              <w:rPr>
                <w:rStyle w:val="ABC"/>
                <w:rFonts w:ascii="Times New Roman" w:hAnsi="Times New Roman"/>
                <w:iCs/>
                <w:color w:val="000000" w:themeColor="text1"/>
                <w:sz w:val="22"/>
                <w:szCs w:val="22"/>
                <w:lang w:val="vi-VN"/>
              </w:rPr>
              <w:softHyphen/>
              <w:t>u: VT</w:t>
            </w:r>
            <w:r w:rsidRPr="009B6F6B">
              <w:rPr>
                <w:rStyle w:val="ABC"/>
                <w:rFonts w:ascii="Times New Roman" w:hAnsi="Times New Roman"/>
                <w:iCs/>
                <w:color w:val="000000" w:themeColor="text1"/>
                <w:sz w:val="22"/>
                <w:szCs w:val="22"/>
                <w:lang w:val="vi-VN"/>
              </w:rPr>
              <w:t>.</w:t>
            </w:r>
          </w:p>
        </w:tc>
        <w:tc>
          <w:tcPr>
            <w:tcW w:w="5358" w:type="dxa"/>
          </w:tcPr>
          <w:p w14:paraId="204891A0" w14:textId="2EF71A77" w:rsidR="001D3CE7" w:rsidRPr="00FD4E01" w:rsidRDefault="001D3CE7" w:rsidP="00377D8D">
            <w:pPr>
              <w:pStyle w:val="BodyTextIndent"/>
              <w:snapToGrid w:val="0"/>
              <w:ind w:firstLine="0"/>
              <w:jc w:val="center"/>
              <w:rPr>
                <w:rStyle w:val="ABC"/>
                <w:rFonts w:ascii="Times New Roman" w:hAnsi="Times New Roman"/>
                <w:b/>
                <w:color w:val="000000" w:themeColor="text1"/>
                <w:sz w:val="24"/>
                <w:lang w:val="sv-SE"/>
              </w:rPr>
            </w:pPr>
            <w:r w:rsidRPr="00FD4E01">
              <w:rPr>
                <w:rStyle w:val="ABC"/>
                <w:rFonts w:ascii="Times New Roman" w:hAnsi="Times New Roman"/>
                <w:b/>
                <w:color w:val="000000" w:themeColor="text1"/>
                <w:sz w:val="24"/>
                <w:lang w:val="sv-SE"/>
              </w:rPr>
              <w:t>TM</w:t>
            </w:r>
            <w:r w:rsidR="0007163C">
              <w:rPr>
                <w:rStyle w:val="ABC"/>
                <w:rFonts w:ascii="Times New Roman" w:hAnsi="Times New Roman"/>
                <w:b/>
                <w:color w:val="000000" w:themeColor="text1"/>
                <w:sz w:val="24"/>
                <w:lang w:val="sv-SE"/>
              </w:rPr>
              <w:t>.</w:t>
            </w:r>
            <w:r w:rsidRPr="00FD4E01">
              <w:rPr>
                <w:rStyle w:val="ABC"/>
                <w:rFonts w:ascii="Times New Roman" w:hAnsi="Times New Roman"/>
                <w:b/>
                <w:color w:val="000000" w:themeColor="text1"/>
                <w:sz w:val="24"/>
                <w:lang w:val="vi-VN"/>
              </w:rPr>
              <w:t xml:space="preserve"> </w:t>
            </w:r>
            <w:r w:rsidRPr="00FD4E01">
              <w:rPr>
                <w:rStyle w:val="ABC"/>
                <w:rFonts w:ascii="Times New Roman" w:hAnsi="Times New Roman"/>
                <w:b/>
                <w:color w:val="000000" w:themeColor="text1"/>
                <w:sz w:val="24"/>
                <w:lang w:val="sv-SE"/>
              </w:rPr>
              <w:t>BTC IOE CẤP TOÀN QUỐC</w:t>
            </w:r>
          </w:p>
          <w:p w14:paraId="1B075C1A" w14:textId="77777777" w:rsidR="001D3CE7" w:rsidRPr="00FD4E01" w:rsidRDefault="001D3CE7" w:rsidP="00377D8D">
            <w:pPr>
              <w:pStyle w:val="BodyTextIndent"/>
              <w:snapToGrid w:val="0"/>
              <w:ind w:firstLine="0"/>
              <w:jc w:val="center"/>
              <w:rPr>
                <w:rStyle w:val="ABC"/>
                <w:rFonts w:ascii="Times New Roman" w:hAnsi="Times New Roman"/>
                <w:color w:val="000000" w:themeColor="text1"/>
                <w:sz w:val="24"/>
                <w:lang w:val="sv-SE"/>
              </w:rPr>
            </w:pPr>
            <w:r w:rsidRPr="00FD4E01">
              <w:rPr>
                <w:rStyle w:val="ABC"/>
                <w:rFonts w:ascii="Times New Roman" w:hAnsi="Times New Roman"/>
                <w:color w:val="000000" w:themeColor="text1"/>
                <w:sz w:val="24"/>
                <w:lang w:val="sv-SE"/>
              </w:rPr>
              <w:t>GIÁM ĐỐC VTC</w:t>
            </w:r>
            <w:r w:rsidRPr="00FD4E01">
              <w:rPr>
                <w:rStyle w:val="ABC"/>
                <w:rFonts w:ascii="Times New Roman" w:hAnsi="Times New Roman"/>
                <w:color w:val="000000" w:themeColor="text1"/>
                <w:sz w:val="24"/>
                <w:lang w:val="vi-VN"/>
              </w:rPr>
              <w:t xml:space="preserve"> ONLINE</w:t>
            </w:r>
          </w:p>
          <w:p w14:paraId="04651509" w14:textId="77777777" w:rsidR="001D3CE7" w:rsidRPr="00FD4E01" w:rsidRDefault="001D3CE7" w:rsidP="00377D8D">
            <w:pPr>
              <w:pStyle w:val="BodyTextIndent"/>
              <w:snapToGrid w:val="0"/>
              <w:ind w:firstLine="0"/>
              <w:jc w:val="center"/>
              <w:rPr>
                <w:rStyle w:val="ABC"/>
                <w:rFonts w:ascii="Times New Roman" w:hAnsi="Times New Roman"/>
                <w:color w:val="000000" w:themeColor="text1"/>
                <w:sz w:val="24"/>
                <w:lang w:val="sv-SE"/>
              </w:rPr>
            </w:pPr>
          </w:p>
          <w:p w14:paraId="42FE94AA" w14:textId="7B970A72" w:rsidR="001D3CE7" w:rsidRPr="0095563D" w:rsidRDefault="0095563D" w:rsidP="00377D8D">
            <w:pPr>
              <w:pStyle w:val="BodyTextIndent"/>
              <w:snapToGrid w:val="0"/>
              <w:ind w:firstLine="0"/>
              <w:jc w:val="center"/>
              <w:rPr>
                <w:rStyle w:val="ABC"/>
                <w:rFonts w:ascii="Times New Roman" w:hAnsi="Times New Roman"/>
                <w:bCs/>
                <w:i/>
                <w:iCs/>
                <w:color w:val="000000" w:themeColor="text1"/>
                <w:sz w:val="24"/>
                <w:lang w:val="vi-VN"/>
              </w:rPr>
            </w:pPr>
            <w:r w:rsidRPr="0095563D">
              <w:rPr>
                <w:rStyle w:val="ABC"/>
                <w:rFonts w:ascii="Times New Roman" w:hAnsi="Times New Roman"/>
                <w:bCs/>
                <w:i/>
                <w:iCs/>
                <w:color w:val="000000" w:themeColor="text1"/>
                <w:sz w:val="24"/>
                <w:lang w:val="vi-VN"/>
              </w:rPr>
              <w:t>(đã ký)</w:t>
            </w:r>
          </w:p>
          <w:p w14:paraId="3B9A0FCE" w14:textId="77777777" w:rsidR="001D3CE7" w:rsidRPr="00FD4E01" w:rsidRDefault="001D3CE7" w:rsidP="00377D8D">
            <w:pPr>
              <w:pStyle w:val="BodyTextIndent"/>
              <w:snapToGrid w:val="0"/>
              <w:ind w:firstLine="0"/>
              <w:jc w:val="center"/>
              <w:rPr>
                <w:rStyle w:val="ABC"/>
                <w:rFonts w:ascii="Times New Roman" w:hAnsi="Times New Roman"/>
                <w:b/>
                <w:color w:val="000000" w:themeColor="text1"/>
                <w:sz w:val="24"/>
                <w:lang w:val="sv-SE"/>
              </w:rPr>
            </w:pPr>
          </w:p>
          <w:p w14:paraId="205D27B5" w14:textId="77777777" w:rsidR="001D3CE7" w:rsidRPr="00FD4E01" w:rsidRDefault="001D3CE7" w:rsidP="00377D8D">
            <w:pPr>
              <w:pStyle w:val="BodyTextIndent"/>
              <w:snapToGrid w:val="0"/>
              <w:ind w:firstLine="0"/>
              <w:jc w:val="center"/>
              <w:rPr>
                <w:rStyle w:val="ABC"/>
                <w:rFonts w:ascii="Times New Roman" w:hAnsi="Times New Roman"/>
                <w:b/>
                <w:color w:val="000000" w:themeColor="text1"/>
                <w:sz w:val="24"/>
                <w:lang w:val="sv-SE"/>
              </w:rPr>
            </w:pPr>
          </w:p>
          <w:p w14:paraId="30C90460" w14:textId="77777777" w:rsidR="001D3CE7" w:rsidRPr="00FD4E01" w:rsidRDefault="001D3CE7" w:rsidP="00377D8D">
            <w:pPr>
              <w:pStyle w:val="BodyTextIndent"/>
              <w:snapToGrid w:val="0"/>
              <w:ind w:firstLine="0"/>
              <w:jc w:val="center"/>
              <w:rPr>
                <w:rStyle w:val="ABC"/>
                <w:rFonts w:ascii="Times New Roman" w:hAnsi="Times New Roman"/>
                <w:b/>
                <w:color w:val="000000" w:themeColor="text1"/>
                <w:sz w:val="24"/>
                <w:lang w:val="sv-SE"/>
              </w:rPr>
            </w:pPr>
          </w:p>
          <w:p w14:paraId="5BCBCB51" w14:textId="77777777" w:rsidR="001D3CE7" w:rsidRDefault="001D3CE7" w:rsidP="00377D8D">
            <w:pPr>
              <w:pStyle w:val="BodyTextIndent"/>
              <w:snapToGrid w:val="0"/>
              <w:ind w:firstLine="0"/>
              <w:jc w:val="center"/>
              <w:rPr>
                <w:rStyle w:val="ABC"/>
                <w:rFonts w:ascii="Times New Roman" w:hAnsi="Times New Roman"/>
                <w:b/>
                <w:color w:val="000000" w:themeColor="text1"/>
                <w:sz w:val="24"/>
                <w:lang w:val="vi-VN"/>
              </w:rPr>
            </w:pPr>
            <w:r w:rsidRPr="00FD4E01">
              <w:rPr>
                <w:rStyle w:val="ABC"/>
                <w:rFonts w:ascii="Times New Roman" w:hAnsi="Times New Roman"/>
                <w:b/>
                <w:color w:val="000000" w:themeColor="text1"/>
                <w:sz w:val="24"/>
                <w:lang w:val="vi-VN"/>
              </w:rPr>
              <w:t>LÊ VIỆT HÒA</w:t>
            </w:r>
          </w:p>
          <w:p w14:paraId="275ABA34" w14:textId="77777777" w:rsidR="00F86B68" w:rsidRDefault="00F86B68" w:rsidP="00377D8D">
            <w:pPr>
              <w:pStyle w:val="BodyTextIndent"/>
              <w:snapToGrid w:val="0"/>
              <w:ind w:firstLine="0"/>
              <w:jc w:val="center"/>
              <w:rPr>
                <w:rStyle w:val="ABC"/>
                <w:rFonts w:ascii="Times New Roman" w:hAnsi="Times New Roman"/>
                <w:b/>
                <w:color w:val="000000" w:themeColor="text1"/>
                <w:sz w:val="24"/>
                <w:lang w:val="vi-VN"/>
              </w:rPr>
            </w:pPr>
          </w:p>
          <w:p w14:paraId="2AB9A481" w14:textId="20E39BC7" w:rsidR="00F86B68" w:rsidRPr="00FD4E01" w:rsidRDefault="00F86B68" w:rsidP="00377D8D">
            <w:pPr>
              <w:pStyle w:val="BodyTextIndent"/>
              <w:snapToGrid w:val="0"/>
              <w:ind w:firstLine="0"/>
              <w:jc w:val="center"/>
              <w:rPr>
                <w:rStyle w:val="ABC"/>
                <w:rFonts w:ascii="Times New Roman" w:hAnsi="Times New Roman"/>
                <w:b/>
                <w:color w:val="000000" w:themeColor="text1"/>
                <w:sz w:val="24"/>
                <w:lang w:val="vi-VN"/>
              </w:rPr>
            </w:pPr>
          </w:p>
        </w:tc>
      </w:tr>
    </w:tbl>
    <w:p w14:paraId="73DEE4A4" w14:textId="77777777" w:rsidR="00D35811" w:rsidRDefault="00270FB9" w:rsidP="00D35811">
      <w:pPr>
        <w:jc w:val="center"/>
        <w:rPr>
          <w:b/>
          <w:color w:val="000000" w:themeColor="text1"/>
          <w:lang w:val="vi-VN"/>
        </w:rPr>
      </w:pPr>
      <w:r w:rsidRPr="00FD4E01">
        <w:rPr>
          <w:b/>
          <w:color w:val="000000" w:themeColor="text1"/>
          <w:lang w:val="vi-VN"/>
        </w:rPr>
        <w:t xml:space="preserve"> </w:t>
      </w:r>
    </w:p>
    <w:p w14:paraId="5740B79D" w14:textId="48F65A38" w:rsidR="00D35811" w:rsidRPr="00FD4E01" w:rsidRDefault="00D35811" w:rsidP="00D35811">
      <w:pPr>
        <w:jc w:val="center"/>
        <w:rPr>
          <w:b/>
          <w:lang w:val="vi-VN"/>
        </w:rPr>
      </w:pPr>
      <w:r w:rsidRPr="00FD4E01">
        <w:rPr>
          <w:b/>
          <w:lang w:val="vi-VN"/>
        </w:rPr>
        <w:lastRenderedPageBreak/>
        <w:t>PHỤ LỤC I</w:t>
      </w:r>
    </w:p>
    <w:p w14:paraId="68D0E670" w14:textId="77777777" w:rsidR="00D35811" w:rsidRPr="00FD4E01" w:rsidRDefault="00D35811" w:rsidP="00D35811">
      <w:pPr>
        <w:spacing w:line="300" w:lineRule="auto"/>
        <w:jc w:val="center"/>
        <w:rPr>
          <w:lang w:val="vi-VN"/>
        </w:rPr>
      </w:pPr>
      <w:r w:rsidRPr="00FD4E01">
        <w:rPr>
          <w:lang w:val="vi-VN"/>
        </w:rPr>
        <w:t xml:space="preserve">LỊCH THI KỲ THI IOE CẤP TRƯỜNG NĂM HỌC </w:t>
      </w:r>
      <w:r>
        <w:rPr>
          <w:lang w:val="vi-VN"/>
        </w:rPr>
        <w:t>2025-2026</w:t>
      </w:r>
    </w:p>
    <w:p w14:paraId="31253FD0" w14:textId="77777777" w:rsidR="00D35811" w:rsidRPr="00FD4E01" w:rsidRDefault="00D35811" w:rsidP="00D35811">
      <w:pPr>
        <w:spacing w:line="300" w:lineRule="auto"/>
        <w:jc w:val="center"/>
        <w:rPr>
          <w:i/>
          <w:lang w:val="vi-VN"/>
        </w:rPr>
      </w:pPr>
      <w:r w:rsidRPr="00FD4E01">
        <w:rPr>
          <w:i/>
          <w:lang w:val="vi-VN"/>
        </w:rPr>
        <w:t xml:space="preserve">(Kèm theo Công văn số </w:t>
      </w:r>
      <w:r w:rsidRPr="00D336F6">
        <w:rPr>
          <w:i/>
          <w:lang w:val="vi-VN"/>
        </w:rPr>
        <w:t>02/HD/VTCO-BTCIOE</w:t>
      </w:r>
      <w:r w:rsidRPr="00FD4E01">
        <w:rPr>
          <w:i/>
          <w:lang w:val="vi-VN"/>
        </w:rPr>
        <w:t xml:space="preserve"> của </w:t>
      </w:r>
      <w:r>
        <w:rPr>
          <w:i/>
          <w:lang w:val="vi-VN"/>
        </w:rPr>
        <w:t>Ban Tổ chức</w:t>
      </w:r>
      <w:r w:rsidRPr="00FD4E01">
        <w:rPr>
          <w:i/>
          <w:lang w:val="vi-VN"/>
        </w:rPr>
        <w:t xml:space="preserve"> IOE)</w:t>
      </w:r>
    </w:p>
    <w:p w14:paraId="7D0DE254" w14:textId="77777777" w:rsidR="00D35811" w:rsidRPr="00FD4E01" w:rsidRDefault="00D35811" w:rsidP="00D35811">
      <w:pPr>
        <w:spacing w:line="300" w:lineRule="auto"/>
        <w:ind w:firstLine="567"/>
        <w:jc w:val="center"/>
        <w:rPr>
          <w:lang w:val="vi-VN"/>
        </w:rPr>
      </w:pPr>
    </w:p>
    <w:p w14:paraId="18B0B391" w14:textId="77777777" w:rsidR="00D35811" w:rsidRPr="00FD4E01" w:rsidRDefault="00D35811" w:rsidP="00D35811">
      <w:pPr>
        <w:spacing w:line="300" w:lineRule="auto"/>
        <w:ind w:firstLine="567"/>
        <w:jc w:val="both"/>
        <w:rPr>
          <w:lang w:val="vi-VN"/>
        </w:rPr>
      </w:pPr>
      <w:r w:rsidRPr="00FD4E01">
        <w:rPr>
          <w:lang w:val="vi-VN"/>
        </w:rPr>
        <w:t xml:space="preserve">Kỳ thi cấp trường diễn ra trong </w:t>
      </w:r>
      <w:r w:rsidRPr="00FD4E01">
        <w:rPr>
          <w:b/>
          <w:bCs/>
          <w:iCs/>
          <w:color w:val="000000" w:themeColor="text1"/>
          <w:lang w:val="sv-SE"/>
        </w:rPr>
        <w:t>03</w:t>
      </w:r>
      <w:r>
        <w:rPr>
          <w:b/>
          <w:bCs/>
          <w:iCs/>
          <w:color w:val="000000" w:themeColor="text1"/>
          <w:lang w:val="sv-SE"/>
        </w:rPr>
        <w:t xml:space="preserve"> (ba)</w:t>
      </w:r>
      <w:r w:rsidRPr="00FD4E01">
        <w:rPr>
          <w:b/>
          <w:bCs/>
          <w:iCs/>
          <w:color w:val="000000" w:themeColor="text1"/>
          <w:lang w:val="sv-SE"/>
        </w:rPr>
        <w:t xml:space="preserve"> ngày</w:t>
      </w:r>
      <w:r w:rsidRPr="00FD4E01">
        <w:rPr>
          <w:bCs/>
          <w:iCs/>
          <w:color w:val="000000" w:themeColor="text1"/>
          <w:lang w:val="sv-SE"/>
        </w:rPr>
        <w:t xml:space="preserve"> </w:t>
      </w:r>
      <w:r w:rsidRPr="00FD4E01">
        <w:rPr>
          <w:b/>
          <w:iCs/>
          <w:color w:val="000000" w:themeColor="text1"/>
          <w:lang w:val="sv-SE"/>
        </w:rPr>
        <w:t>2</w:t>
      </w:r>
      <w:r>
        <w:rPr>
          <w:b/>
          <w:iCs/>
          <w:color w:val="000000" w:themeColor="text1"/>
          <w:lang w:val="sv-SE"/>
        </w:rPr>
        <w:t>7</w:t>
      </w:r>
      <w:r w:rsidRPr="00FD4E01">
        <w:rPr>
          <w:b/>
          <w:iCs/>
          <w:color w:val="000000" w:themeColor="text1"/>
          <w:lang w:val="sv-SE"/>
        </w:rPr>
        <w:t>-2</w:t>
      </w:r>
      <w:r>
        <w:rPr>
          <w:b/>
          <w:iCs/>
          <w:color w:val="000000" w:themeColor="text1"/>
          <w:lang w:val="sv-SE"/>
        </w:rPr>
        <w:t>8</w:t>
      </w:r>
      <w:r w:rsidRPr="00FD4E01">
        <w:rPr>
          <w:b/>
          <w:iCs/>
          <w:color w:val="000000" w:themeColor="text1"/>
          <w:lang w:val="sv-SE"/>
        </w:rPr>
        <w:t>-</w:t>
      </w:r>
      <w:r>
        <w:rPr>
          <w:b/>
          <w:iCs/>
          <w:color w:val="000000" w:themeColor="text1"/>
          <w:lang w:val="sv-SE"/>
        </w:rPr>
        <w:t>29</w:t>
      </w:r>
      <w:r w:rsidRPr="00FD4E01">
        <w:rPr>
          <w:b/>
          <w:iCs/>
          <w:color w:val="000000" w:themeColor="text1"/>
          <w:lang w:val="sv-SE"/>
        </w:rPr>
        <w:t>/11</w:t>
      </w:r>
      <w:r w:rsidRPr="00FD4E01">
        <w:rPr>
          <w:b/>
          <w:iCs/>
          <w:color w:val="000000" w:themeColor="text1"/>
          <w:lang w:val="vi-VN"/>
        </w:rPr>
        <w:t>/</w:t>
      </w:r>
      <w:r>
        <w:rPr>
          <w:b/>
          <w:iCs/>
          <w:color w:val="000000" w:themeColor="text1"/>
          <w:lang w:val="vi-VN"/>
        </w:rPr>
        <w:t>2025</w:t>
      </w:r>
      <w:r w:rsidRPr="00FD4E01">
        <w:rPr>
          <w:color w:val="000000" w:themeColor="text1"/>
          <w:lang w:val="vi-VN"/>
        </w:rPr>
        <w:t xml:space="preserve">, với </w:t>
      </w:r>
      <w:r w:rsidRPr="00D336F6">
        <w:rPr>
          <w:b/>
          <w:color w:val="000000" w:themeColor="text1"/>
          <w:lang w:val="vi-VN"/>
        </w:rPr>
        <w:t>06 (sáu)</w:t>
      </w:r>
      <w:r w:rsidRPr="00FD4E01">
        <w:rPr>
          <w:color w:val="000000" w:themeColor="text1"/>
          <w:lang w:val="vi-VN"/>
        </w:rPr>
        <w:t xml:space="preserve"> ca thi</w:t>
      </w:r>
      <w:r w:rsidRPr="00FD4E01">
        <w:rPr>
          <w:lang w:val="vi-VN"/>
        </w:rPr>
        <w:t>:</w:t>
      </w:r>
    </w:p>
    <w:p w14:paraId="4DE58FAD" w14:textId="77777777" w:rsidR="00D35811" w:rsidRPr="00FD4E01" w:rsidRDefault="00D35811" w:rsidP="00D35811">
      <w:pPr>
        <w:spacing w:line="300" w:lineRule="auto"/>
        <w:ind w:firstLine="567"/>
        <w:jc w:val="both"/>
        <w:rPr>
          <w:lang w:val="vi-VN"/>
        </w:rPr>
      </w:pPr>
    </w:p>
    <w:tbl>
      <w:tblPr>
        <w:tblStyle w:val="TableGrid"/>
        <w:tblW w:w="6040" w:type="dxa"/>
        <w:jc w:val="center"/>
        <w:tblLook w:val="04A0" w:firstRow="1" w:lastRow="0" w:firstColumn="1" w:lastColumn="0" w:noHBand="0" w:noVBand="1"/>
      </w:tblPr>
      <w:tblGrid>
        <w:gridCol w:w="2236"/>
        <w:gridCol w:w="3804"/>
      </w:tblGrid>
      <w:tr w:rsidR="00D35811" w:rsidRPr="00FD4E01" w14:paraId="11DAE538" w14:textId="77777777" w:rsidTr="000A1433">
        <w:trPr>
          <w:trHeight w:val="315"/>
          <w:jc w:val="center"/>
        </w:trPr>
        <w:tc>
          <w:tcPr>
            <w:tcW w:w="2236" w:type="dxa"/>
            <w:shd w:val="clear" w:color="auto" w:fill="DBDBDB" w:themeFill="accent3" w:themeFillTint="66"/>
            <w:vAlign w:val="bottom"/>
            <w:hideMark/>
          </w:tcPr>
          <w:p w14:paraId="7AC5BD0E" w14:textId="77777777" w:rsidR="00D35811" w:rsidRPr="00FD4E01" w:rsidRDefault="00D35811" w:rsidP="000A1433">
            <w:pPr>
              <w:spacing w:line="300" w:lineRule="auto"/>
              <w:jc w:val="center"/>
              <w:rPr>
                <w:b/>
              </w:rPr>
            </w:pPr>
            <w:r w:rsidRPr="00FD4E01">
              <w:rPr>
                <w:b/>
              </w:rPr>
              <w:t xml:space="preserve">Ca </w:t>
            </w:r>
            <w:proofErr w:type="spellStart"/>
            <w:r w:rsidRPr="00FD4E01">
              <w:rPr>
                <w:b/>
              </w:rPr>
              <w:t>thi</w:t>
            </w:r>
            <w:proofErr w:type="spellEnd"/>
          </w:p>
        </w:tc>
        <w:tc>
          <w:tcPr>
            <w:tcW w:w="3804" w:type="dxa"/>
            <w:shd w:val="clear" w:color="auto" w:fill="DBDBDB" w:themeFill="accent3" w:themeFillTint="66"/>
            <w:vAlign w:val="bottom"/>
            <w:hideMark/>
          </w:tcPr>
          <w:p w14:paraId="0EF2C0CB" w14:textId="77777777" w:rsidR="00D35811" w:rsidRPr="00FD4E01" w:rsidRDefault="00D35811" w:rsidP="000A1433">
            <w:pPr>
              <w:spacing w:line="300" w:lineRule="auto"/>
              <w:jc w:val="center"/>
              <w:rPr>
                <w:b/>
              </w:rPr>
            </w:pPr>
            <w:proofErr w:type="spellStart"/>
            <w:r w:rsidRPr="00FD4E01">
              <w:rPr>
                <w:b/>
              </w:rPr>
              <w:t>Thời</w:t>
            </w:r>
            <w:proofErr w:type="spellEnd"/>
            <w:r w:rsidRPr="00FD4E01">
              <w:rPr>
                <w:b/>
              </w:rPr>
              <w:t xml:space="preserve"> </w:t>
            </w:r>
            <w:proofErr w:type="spellStart"/>
            <w:r w:rsidRPr="00FD4E01">
              <w:rPr>
                <w:b/>
              </w:rPr>
              <w:t>gian</w:t>
            </w:r>
            <w:proofErr w:type="spellEnd"/>
          </w:p>
        </w:tc>
      </w:tr>
      <w:tr w:rsidR="00D35811" w:rsidRPr="00FD4E01" w14:paraId="5DAC2FEF" w14:textId="77777777" w:rsidTr="000A1433">
        <w:trPr>
          <w:trHeight w:val="315"/>
          <w:jc w:val="center"/>
        </w:trPr>
        <w:tc>
          <w:tcPr>
            <w:tcW w:w="2236" w:type="dxa"/>
            <w:vAlign w:val="bottom"/>
            <w:hideMark/>
          </w:tcPr>
          <w:p w14:paraId="15985509"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1</w:t>
            </w:r>
          </w:p>
        </w:tc>
        <w:tc>
          <w:tcPr>
            <w:tcW w:w="3804" w:type="dxa"/>
            <w:vAlign w:val="bottom"/>
            <w:hideMark/>
          </w:tcPr>
          <w:p w14:paraId="1002FCE2" w14:textId="77777777" w:rsidR="00D35811" w:rsidRPr="00FD4E01" w:rsidRDefault="00D35811" w:rsidP="000A1433">
            <w:pPr>
              <w:spacing w:line="300" w:lineRule="auto"/>
              <w:jc w:val="center"/>
            </w:pPr>
            <w:proofErr w:type="spellStart"/>
            <w:r w:rsidRPr="00FD4E01">
              <w:t>Sáng</w:t>
            </w:r>
            <w:proofErr w:type="spellEnd"/>
            <w:r w:rsidRPr="00FD4E01">
              <w:t xml:space="preserve"> </w:t>
            </w:r>
            <w:proofErr w:type="spellStart"/>
            <w:r w:rsidRPr="00FD4E01">
              <w:t>thứ</w:t>
            </w:r>
            <w:proofErr w:type="spellEnd"/>
            <w:r w:rsidRPr="00FD4E01">
              <w:t xml:space="preserve"> </w:t>
            </w:r>
            <w:proofErr w:type="spellStart"/>
            <w:r w:rsidRPr="00FD4E01">
              <w:t>năm</w:t>
            </w:r>
            <w:proofErr w:type="spellEnd"/>
            <w:r w:rsidRPr="00FD4E01">
              <w:t>, 2</w:t>
            </w:r>
            <w:r>
              <w:t>7</w:t>
            </w:r>
            <w:r w:rsidRPr="00FD4E01">
              <w:t>/11/</w:t>
            </w:r>
            <w:r>
              <w:t>2025</w:t>
            </w:r>
          </w:p>
        </w:tc>
      </w:tr>
      <w:tr w:rsidR="00D35811" w:rsidRPr="00FD4E01" w14:paraId="1AAA312C" w14:textId="77777777" w:rsidTr="000A1433">
        <w:trPr>
          <w:trHeight w:val="315"/>
          <w:jc w:val="center"/>
        </w:trPr>
        <w:tc>
          <w:tcPr>
            <w:tcW w:w="2236" w:type="dxa"/>
            <w:vAlign w:val="bottom"/>
            <w:hideMark/>
          </w:tcPr>
          <w:p w14:paraId="31B7C8C1"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2</w:t>
            </w:r>
          </w:p>
        </w:tc>
        <w:tc>
          <w:tcPr>
            <w:tcW w:w="3804" w:type="dxa"/>
            <w:vAlign w:val="bottom"/>
            <w:hideMark/>
          </w:tcPr>
          <w:p w14:paraId="729D6149" w14:textId="77777777" w:rsidR="00D35811" w:rsidRPr="00FD4E01" w:rsidRDefault="00D35811" w:rsidP="000A1433">
            <w:pPr>
              <w:spacing w:line="300" w:lineRule="auto"/>
              <w:jc w:val="center"/>
            </w:pPr>
            <w:proofErr w:type="spellStart"/>
            <w:r w:rsidRPr="00FD4E01">
              <w:t>Chiều</w:t>
            </w:r>
            <w:proofErr w:type="spellEnd"/>
            <w:r w:rsidRPr="00FD4E01">
              <w:t xml:space="preserve"> </w:t>
            </w:r>
            <w:proofErr w:type="spellStart"/>
            <w:r w:rsidRPr="00FD4E01">
              <w:t>thứ</w:t>
            </w:r>
            <w:proofErr w:type="spellEnd"/>
            <w:r w:rsidRPr="00FD4E01">
              <w:t xml:space="preserve"> </w:t>
            </w:r>
            <w:proofErr w:type="spellStart"/>
            <w:r w:rsidRPr="00FD4E01">
              <w:t>năm</w:t>
            </w:r>
            <w:proofErr w:type="spellEnd"/>
            <w:r w:rsidRPr="00FD4E01">
              <w:t>, 2</w:t>
            </w:r>
            <w:r>
              <w:t>7</w:t>
            </w:r>
            <w:r w:rsidRPr="00FD4E01">
              <w:t>/11/</w:t>
            </w:r>
            <w:r>
              <w:t>2025</w:t>
            </w:r>
          </w:p>
        </w:tc>
      </w:tr>
      <w:tr w:rsidR="00D35811" w:rsidRPr="00FD4E01" w14:paraId="30B07B6F" w14:textId="77777777" w:rsidTr="000A1433">
        <w:trPr>
          <w:trHeight w:val="315"/>
          <w:jc w:val="center"/>
        </w:trPr>
        <w:tc>
          <w:tcPr>
            <w:tcW w:w="2236" w:type="dxa"/>
            <w:vAlign w:val="bottom"/>
            <w:hideMark/>
          </w:tcPr>
          <w:p w14:paraId="0E2D1E02"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3</w:t>
            </w:r>
          </w:p>
        </w:tc>
        <w:tc>
          <w:tcPr>
            <w:tcW w:w="3804" w:type="dxa"/>
            <w:vAlign w:val="bottom"/>
            <w:hideMark/>
          </w:tcPr>
          <w:p w14:paraId="73E4EEF7" w14:textId="77777777" w:rsidR="00D35811" w:rsidRPr="00FD4E01" w:rsidRDefault="00D35811" w:rsidP="000A1433">
            <w:pPr>
              <w:spacing w:line="300" w:lineRule="auto"/>
              <w:jc w:val="center"/>
            </w:pPr>
            <w:proofErr w:type="spellStart"/>
            <w:r w:rsidRPr="00FD4E01">
              <w:t>Sáng</w:t>
            </w:r>
            <w:proofErr w:type="spellEnd"/>
            <w:r w:rsidRPr="00FD4E01">
              <w:t xml:space="preserve"> </w:t>
            </w:r>
            <w:proofErr w:type="spellStart"/>
            <w:r w:rsidRPr="00FD4E01">
              <w:t>thứ</w:t>
            </w:r>
            <w:proofErr w:type="spellEnd"/>
            <w:r w:rsidRPr="00FD4E01">
              <w:t xml:space="preserve"> </w:t>
            </w:r>
            <w:proofErr w:type="spellStart"/>
            <w:r w:rsidRPr="00FD4E01">
              <w:t>sáu</w:t>
            </w:r>
            <w:proofErr w:type="spellEnd"/>
            <w:r w:rsidRPr="00FD4E01">
              <w:t>, 2</w:t>
            </w:r>
            <w:r>
              <w:t>8</w:t>
            </w:r>
            <w:r w:rsidRPr="00FD4E01">
              <w:t>/11/</w:t>
            </w:r>
            <w:r>
              <w:t>2025</w:t>
            </w:r>
          </w:p>
        </w:tc>
      </w:tr>
      <w:tr w:rsidR="00D35811" w:rsidRPr="00FD4E01" w14:paraId="0D1C035E" w14:textId="77777777" w:rsidTr="000A1433">
        <w:trPr>
          <w:trHeight w:val="315"/>
          <w:jc w:val="center"/>
        </w:trPr>
        <w:tc>
          <w:tcPr>
            <w:tcW w:w="2236" w:type="dxa"/>
            <w:vAlign w:val="bottom"/>
          </w:tcPr>
          <w:p w14:paraId="7D7C14FB"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4</w:t>
            </w:r>
          </w:p>
        </w:tc>
        <w:tc>
          <w:tcPr>
            <w:tcW w:w="3804" w:type="dxa"/>
            <w:vAlign w:val="bottom"/>
          </w:tcPr>
          <w:p w14:paraId="1C3DE236" w14:textId="77777777" w:rsidR="00D35811" w:rsidRPr="00FD4E01" w:rsidRDefault="00D35811" w:rsidP="000A1433">
            <w:pPr>
              <w:spacing w:line="300" w:lineRule="auto"/>
              <w:jc w:val="center"/>
            </w:pPr>
            <w:proofErr w:type="spellStart"/>
            <w:r w:rsidRPr="00FD4E01">
              <w:t>Chiều</w:t>
            </w:r>
            <w:proofErr w:type="spellEnd"/>
            <w:r w:rsidRPr="00FD4E01">
              <w:t xml:space="preserve"> </w:t>
            </w:r>
            <w:proofErr w:type="spellStart"/>
            <w:r w:rsidRPr="00FD4E01">
              <w:t>thứ</w:t>
            </w:r>
            <w:proofErr w:type="spellEnd"/>
            <w:r w:rsidRPr="00FD4E01">
              <w:t xml:space="preserve"> </w:t>
            </w:r>
            <w:proofErr w:type="spellStart"/>
            <w:r w:rsidRPr="00FD4E01">
              <w:t>sáu</w:t>
            </w:r>
            <w:proofErr w:type="spellEnd"/>
            <w:r w:rsidRPr="00FD4E01">
              <w:t>, 2</w:t>
            </w:r>
            <w:r>
              <w:t>8</w:t>
            </w:r>
            <w:r w:rsidRPr="00FD4E01">
              <w:t>/11/</w:t>
            </w:r>
            <w:r>
              <w:t>2025</w:t>
            </w:r>
          </w:p>
        </w:tc>
      </w:tr>
      <w:tr w:rsidR="00D35811" w:rsidRPr="00FD4E01" w14:paraId="09EA06FD" w14:textId="77777777" w:rsidTr="000A1433">
        <w:trPr>
          <w:trHeight w:val="315"/>
          <w:jc w:val="center"/>
        </w:trPr>
        <w:tc>
          <w:tcPr>
            <w:tcW w:w="2236" w:type="dxa"/>
            <w:vAlign w:val="bottom"/>
          </w:tcPr>
          <w:p w14:paraId="06B9E726"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5</w:t>
            </w:r>
          </w:p>
        </w:tc>
        <w:tc>
          <w:tcPr>
            <w:tcW w:w="3804" w:type="dxa"/>
            <w:vAlign w:val="bottom"/>
          </w:tcPr>
          <w:p w14:paraId="24E5408C" w14:textId="77777777" w:rsidR="00D35811" w:rsidRPr="00FD4E01" w:rsidRDefault="00D35811" w:rsidP="000A1433">
            <w:pPr>
              <w:spacing w:line="300" w:lineRule="auto"/>
              <w:jc w:val="center"/>
            </w:pPr>
            <w:proofErr w:type="spellStart"/>
            <w:r w:rsidRPr="00FD4E01">
              <w:t>Sáng</w:t>
            </w:r>
            <w:proofErr w:type="spellEnd"/>
            <w:r w:rsidRPr="00FD4E01">
              <w:t xml:space="preserve"> </w:t>
            </w:r>
            <w:proofErr w:type="spellStart"/>
            <w:r w:rsidRPr="00FD4E01">
              <w:t>thứ</w:t>
            </w:r>
            <w:proofErr w:type="spellEnd"/>
            <w:r w:rsidRPr="00FD4E01">
              <w:t xml:space="preserve"> </w:t>
            </w:r>
            <w:proofErr w:type="spellStart"/>
            <w:r w:rsidRPr="00FD4E01">
              <w:t>bảy</w:t>
            </w:r>
            <w:proofErr w:type="spellEnd"/>
            <w:r w:rsidRPr="00FD4E01">
              <w:t xml:space="preserve">, </w:t>
            </w:r>
            <w:r>
              <w:t>29</w:t>
            </w:r>
            <w:r w:rsidRPr="00FD4E01">
              <w:t>/11/</w:t>
            </w:r>
            <w:r>
              <w:t>2025</w:t>
            </w:r>
          </w:p>
        </w:tc>
      </w:tr>
      <w:tr w:rsidR="00D35811" w:rsidRPr="00FD4E01" w14:paraId="7FE72623" w14:textId="77777777" w:rsidTr="000A1433">
        <w:trPr>
          <w:trHeight w:val="315"/>
          <w:jc w:val="center"/>
        </w:trPr>
        <w:tc>
          <w:tcPr>
            <w:tcW w:w="2236" w:type="dxa"/>
            <w:vAlign w:val="bottom"/>
            <w:hideMark/>
          </w:tcPr>
          <w:p w14:paraId="721AE05D" w14:textId="77777777" w:rsidR="00D35811" w:rsidRPr="00FD4E01" w:rsidRDefault="00D35811" w:rsidP="000A1433">
            <w:pPr>
              <w:spacing w:line="300" w:lineRule="auto"/>
              <w:jc w:val="center"/>
            </w:pPr>
            <w:r w:rsidRPr="00FD4E01">
              <w:t xml:space="preserve">Ca </w:t>
            </w:r>
            <w:proofErr w:type="spellStart"/>
            <w:r w:rsidRPr="00FD4E01">
              <w:t>thi</w:t>
            </w:r>
            <w:proofErr w:type="spellEnd"/>
            <w:r w:rsidRPr="00FD4E01">
              <w:t xml:space="preserve"> 6</w:t>
            </w:r>
          </w:p>
        </w:tc>
        <w:tc>
          <w:tcPr>
            <w:tcW w:w="3804" w:type="dxa"/>
            <w:vAlign w:val="bottom"/>
            <w:hideMark/>
          </w:tcPr>
          <w:p w14:paraId="0C1E426E" w14:textId="77777777" w:rsidR="00D35811" w:rsidRPr="00FD4E01" w:rsidRDefault="00D35811" w:rsidP="000A1433">
            <w:pPr>
              <w:spacing w:line="300" w:lineRule="auto"/>
              <w:jc w:val="center"/>
            </w:pPr>
            <w:proofErr w:type="spellStart"/>
            <w:r w:rsidRPr="00FD4E01">
              <w:t>Chiều</w:t>
            </w:r>
            <w:proofErr w:type="spellEnd"/>
            <w:r w:rsidRPr="00FD4E01">
              <w:t xml:space="preserve"> </w:t>
            </w:r>
            <w:proofErr w:type="spellStart"/>
            <w:r w:rsidRPr="00FD4E01">
              <w:t>thứ</w:t>
            </w:r>
            <w:proofErr w:type="spellEnd"/>
            <w:r w:rsidRPr="00FD4E01">
              <w:t xml:space="preserve"> </w:t>
            </w:r>
            <w:proofErr w:type="spellStart"/>
            <w:r w:rsidRPr="00FD4E01">
              <w:t>bảy</w:t>
            </w:r>
            <w:proofErr w:type="spellEnd"/>
            <w:r w:rsidRPr="00FD4E01">
              <w:t xml:space="preserve">, </w:t>
            </w:r>
            <w:r>
              <w:t>29</w:t>
            </w:r>
            <w:r w:rsidRPr="00FD4E01">
              <w:t>/11/</w:t>
            </w:r>
            <w:r>
              <w:t>2025</w:t>
            </w:r>
          </w:p>
        </w:tc>
      </w:tr>
    </w:tbl>
    <w:p w14:paraId="61AF050C" w14:textId="77777777" w:rsidR="00D35811" w:rsidRPr="00FD4E01" w:rsidRDefault="00D35811" w:rsidP="00D35811">
      <w:pPr>
        <w:spacing w:line="300" w:lineRule="auto"/>
        <w:ind w:firstLine="567"/>
        <w:jc w:val="both"/>
        <w:rPr>
          <w:lang w:val="vi-VN"/>
        </w:rPr>
      </w:pPr>
    </w:p>
    <w:p w14:paraId="126192C6" w14:textId="77777777" w:rsidR="00D35811" w:rsidRDefault="00D35811" w:rsidP="00D35811">
      <w:pPr>
        <w:spacing w:line="300" w:lineRule="auto"/>
        <w:ind w:firstLine="567"/>
        <w:jc w:val="both"/>
        <w:rPr>
          <w:lang w:val="vi-VN"/>
        </w:rPr>
      </w:pPr>
      <w:r w:rsidRPr="00FD4E01">
        <w:rPr>
          <w:lang w:val="vi-VN"/>
        </w:rPr>
        <w:t>Mỗi ca thi gồm nhiều khung giờ mở đề thi (gọi tắt là “khung giờ thi”). Mỗi khối lớp chỉ tham gia dự thi theo đúng khung giờ thi quy định của khối lớp đó, cụ thể:</w:t>
      </w:r>
    </w:p>
    <w:tbl>
      <w:tblPr>
        <w:tblStyle w:val="TableGrid"/>
        <w:tblW w:w="7856" w:type="dxa"/>
        <w:jc w:val="center"/>
        <w:tblCellMar>
          <w:top w:w="113" w:type="dxa"/>
        </w:tblCellMar>
        <w:tblLook w:val="04A0" w:firstRow="1" w:lastRow="0" w:firstColumn="1" w:lastColumn="0" w:noHBand="0" w:noVBand="1"/>
      </w:tblPr>
      <w:tblGrid>
        <w:gridCol w:w="2509"/>
        <w:gridCol w:w="2737"/>
        <w:gridCol w:w="2610"/>
      </w:tblGrid>
      <w:tr w:rsidR="00D35811" w:rsidRPr="005A56B1" w14:paraId="27F1BC20" w14:textId="77777777" w:rsidTr="000A1433">
        <w:trPr>
          <w:trHeight w:val="315"/>
          <w:jc w:val="center"/>
        </w:trPr>
        <w:tc>
          <w:tcPr>
            <w:tcW w:w="2509" w:type="dxa"/>
            <w:shd w:val="clear" w:color="auto" w:fill="DBDBDB" w:themeFill="accent3" w:themeFillTint="66"/>
            <w:vAlign w:val="center"/>
            <w:hideMark/>
          </w:tcPr>
          <w:p w14:paraId="4448819B" w14:textId="77777777" w:rsidR="00D35811" w:rsidRPr="008E0B12" w:rsidRDefault="00D35811" w:rsidP="000A1433">
            <w:pPr>
              <w:spacing w:line="300" w:lineRule="auto"/>
              <w:jc w:val="center"/>
              <w:rPr>
                <w:b/>
              </w:rPr>
            </w:pPr>
            <w:proofErr w:type="spellStart"/>
            <w:r w:rsidRPr="008E0B12">
              <w:rPr>
                <w:b/>
              </w:rPr>
              <w:t>Buổi</w:t>
            </w:r>
            <w:proofErr w:type="spellEnd"/>
            <w:r w:rsidRPr="008E0B12">
              <w:rPr>
                <w:b/>
              </w:rPr>
              <w:t xml:space="preserve"> </w:t>
            </w:r>
            <w:proofErr w:type="spellStart"/>
            <w:r w:rsidRPr="008E0B12">
              <w:rPr>
                <w:b/>
              </w:rPr>
              <w:t>sáng</w:t>
            </w:r>
            <w:proofErr w:type="spellEnd"/>
          </w:p>
        </w:tc>
        <w:tc>
          <w:tcPr>
            <w:tcW w:w="2737" w:type="dxa"/>
            <w:shd w:val="clear" w:color="auto" w:fill="DBDBDB" w:themeFill="accent3" w:themeFillTint="66"/>
            <w:vAlign w:val="center"/>
            <w:hideMark/>
          </w:tcPr>
          <w:p w14:paraId="2CA102AF" w14:textId="77777777" w:rsidR="00D35811" w:rsidRPr="008E0B12" w:rsidRDefault="00D35811" w:rsidP="000A1433">
            <w:pPr>
              <w:spacing w:line="300" w:lineRule="auto"/>
              <w:jc w:val="center"/>
              <w:rPr>
                <w:b/>
              </w:rPr>
            </w:pPr>
            <w:proofErr w:type="spellStart"/>
            <w:r w:rsidRPr="008E0B12">
              <w:rPr>
                <w:b/>
              </w:rPr>
              <w:t>Buổi</w:t>
            </w:r>
            <w:proofErr w:type="spellEnd"/>
            <w:r w:rsidRPr="008E0B12">
              <w:rPr>
                <w:b/>
              </w:rPr>
              <w:t xml:space="preserve"> </w:t>
            </w:r>
            <w:proofErr w:type="spellStart"/>
            <w:r w:rsidRPr="008E0B12">
              <w:rPr>
                <w:b/>
              </w:rPr>
              <w:t>chiều</w:t>
            </w:r>
            <w:proofErr w:type="spellEnd"/>
          </w:p>
        </w:tc>
        <w:tc>
          <w:tcPr>
            <w:tcW w:w="2610" w:type="dxa"/>
            <w:shd w:val="clear" w:color="auto" w:fill="DBDBDB" w:themeFill="accent3" w:themeFillTint="66"/>
            <w:vAlign w:val="center"/>
          </w:tcPr>
          <w:p w14:paraId="37F0B237" w14:textId="77777777" w:rsidR="00D35811" w:rsidRPr="008E0B12" w:rsidRDefault="00D35811" w:rsidP="000A1433">
            <w:pPr>
              <w:spacing w:line="300" w:lineRule="auto"/>
              <w:jc w:val="center"/>
              <w:rPr>
                <w:b/>
              </w:rPr>
            </w:pPr>
            <w:proofErr w:type="spellStart"/>
            <w:r w:rsidRPr="008E0B12">
              <w:rPr>
                <w:b/>
              </w:rPr>
              <w:t>Khối</w:t>
            </w:r>
            <w:proofErr w:type="spellEnd"/>
            <w:r w:rsidRPr="008E0B12">
              <w:rPr>
                <w:b/>
              </w:rPr>
              <w:t xml:space="preserve"> </w:t>
            </w:r>
            <w:proofErr w:type="spellStart"/>
            <w:r w:rsidRPr="008E0B12">
              <w:rPr>
                <w:b/>
              </w:rPr>
              <w:t>lớp</w:t>
            </w:r>
            <w:proofErr w:type="spellEnd"/>
          </w:p>
        </w:tc>
      </w:tr>
      <w:tr w:rsidR="00D35811" w:rsidRPr="005A56B1" w14:paraId="5D31F8F8" w14:textId="77777777" w:rsidTr="000A1433">
        <w:trPr>
          <w:trHeight w:val="315"/>
          <w:jc w:val="center"/>
        </w:trPr>
        <w:tc>
          <w:tcPr>
            <w:tcW w:w="2509" w:type="dxa"/>
            <w:vAlign w:val="center"/>
            <w:hideMark/>
          </w:tcPr>
          <w:p w14:paraId="7FCAF0C9" w14:textId="77777777" w:rsidR="00D35811" w:rsidRPr="008E0B12" w:rsidRDefault="00D35811" w:rsidP="000A1433">
            <w:pPr>
              <w:spacing w:line="300" w:lineRule="auto"/>
              <w:jc w:val="center"/>
            </w:pPr>
            <w:proofErr w:type="spellStart"/>
            <w:r w:rsidRPr="008E0B12">
              <w:t>Từ</w:t>
            </w:r>
            <w:proofErr w:type="spellEnd"/>
            <w:r w:rsidRPr="008E0B12">
              <w:t xml:space="preserve"> 7h30 </w:t>
            </w:r>
            <w:proofErr w:type="spellStart"/>
            <w:r w:rsidRPr="008E0B12">
              <w:t>đến</w:t>
            </w:r>
            <w:proofErr w:type="spellEnd"/>
            <w:r w:rsidRPr="008E0B12">
              <w:t xml:space="preserve"> 8h00</w:t>
            </w:r>
          </w:p>
        </w:tc>
        <w:tc>
          <w:tcPr>
            <w:tcW w:w="2737" w:type="dxa"/>
            <w:vAlign w:val="center"/>
            <w:hideMark/>
          </w:tcPr>
          <w:p w14:paraId="27845511" w14:textId="77777777" w:rsidR="00D35811" w:rsidRPr="008E0B12" w:rsidRDefault="00D35811" w:rsidP="000A1433">
            <w:pPr>
              <w:spacing w:line="300" w:lineRule="auto"/>
              <w:jc w:val="center"/>
            </w:pPr>
            <w:proofErr w:type="spellStart"/>
            <w:r w:rsidRPr="008E0B12">
              <w:t>Từ</w:t>
            </w:r>
            <w:proofErr w:type="spellEnd"/>
            <w:r w:rsidRPr="008E0B12">
              <w:t xml:space="preserve"> 13h30 </w:t>
            </w:r>
            <w:proofErr w:type="spellStart"/>
            <w:r w:rsidRPr="008E0B12">
              <w:t>đến</w:t>
            </w:r>
            <w:proofErr w:type="spellEnd"/>
            <w:r w:rsidRPr="008E0B12">
              <w:t xml:space="preserve"> 14h00</w:t>
            </w:r>
          </w:p>
        </w:tc>
        <w:tc>
          <w:tcPr>
            <w:tcW w:w="2610" w:type="dxa"/>
            <w:vAlign w:val="center"/>
          </w:tcPr>
          <w:p w14:paraId="1AC0455E" w14:textId="77777777" w:rsidR="00D35811" w:rsidRPr="008E0B12" w:rsidRDefault="00D35811" w:rsidP="000A1433">
            <w:pPr>
              <w:spacing w:line="300" w:lineRule="auto"/>
              <w:jc w:val="center"/>
            </w:pPr>
            <w:proofErr w:type="spellStart"/>
            <w:r w:rsidRPr="008E0B12">
              <w:rPr>
                <w:b/>
              </w:rPr>
              <w:t>Khối</w:t>
            </w:r>
            <w:proofErr w:type="spellEnd"/>
            <w:r w:rsidRPr="008E0B12">
              <w:rPr>
                <w:b/>
              </w:rPr>
              <w:t xml:space="preserve"> 3 – </w:t>
            </w:r>
            <w:r w:rsidRPr="008E0B12">
              <w:rPr>
                <w:b/>
                <w:lang w:val="vi-VN"/>
              </w:rPr>
              <w:t>9</w:t>
            </w:r>
          </w:p>
        </w:tc>
      </w:tr>
      <w:tr w:rsidR="00D35811" w:rsidRPr="005A56B1" w14:paraId="6572E3C4" w14:textId="77777777" w:rsidTr="000A1433">
        <w:trPr>
          <w:trHeight w:val="315"/>
          <w:jc w:val="center"/>
        </w:trPr>
        <w:tc>
          <w:tcPr>
            <w:tcW w:w="2509" w:type="dxa"/>
            <w:vAlign w:val="center"/>
            <w:hideMark/>
          </w:tcPr>
          <w:p w14:paraId="6129296B" w14:textId="77777777" w:rsidR="00D35811" w:rsidRPr="008E0B12" w:rsidRDefault="00D35811" w:rsidP="000A1433">
            <w:pPr>
              <w:spacing w:line="300" w:lineRule="auto"/>
              <w:jc w:val="center"/>
            </w:pPr>
            <w:proofErr w:type="spellStart"/>
            <w:r w:rsidRPr="008E0B12">
              <w:t>Từ</w:t>
            </w:r>
            <w:proofErr w:type="spellEnd"/>
            <w:r w:rsidRPr="008E0B12">
              <w:t xml:space="preserve"> 8h30 </w:t>
            </w:r>
            <w:proofErr w:type="spellStart"/>
            <w:r w:rsidRPr="008E0B12">
              <w:t>đến</w:t>
            </w:r>
            <w:proofErr w:type="spellEnd"/>
            <w:r w:rsidRPr="008E0B12">
              <w:t xml:space="preserve"> 9h00</w:t>
            </w:r>
          </w:p>
        </w:tc>
        <w:tc>
          <w:tcPr>
            <w:tcW w:w="2737" w:type="dxa"/>
            <w:vAlign w:val="center"/>
            <w:hideMark/>
          </w:tcPr>
          <w:p w14:paraId="0326DA39" w14:textId="77777777" w:rsidR="00D35811" w:rsidRPr="008E0B12" w:rsidRDefault="00D35811" w:rsidP="000A1433">
            <w:pPr>
              <w:spacing w:line="300" w:lineRule="auto"/>
              <w:jc w:val="center"/>
            </w:pPr>
            <w:proofErr w:type="spellStart"/>
            <w:r w:rsidRPr="008E0B12">
              <w:t>Từ</w:t>
            </w:r>
            <w:proofErr w:type="spellEnd"/>
            <w:r w:rsidRPr="008E0B12">
              <w:t xml:space="preserve"> 14h30 </w:t>
            </w:r>
            <w:proofErr w:type="spellStart"/>
            <w:r w:rsidRPr="008E0B12">
              <w:t>đến</w:t>
            </w:r>
            <w:proofErr w:type="spellEnd"/>
            <w:r w:rsidRPr="008E0B12">
              <w:t xml:space="preserve"> 15h00</w:t>
            </w:r>
          </w:p>
        </w:tc>
        <w:tc>
          <w:tcPr>
            <w:tcW w:w="2610" w:type="dxa"/>
            <w:vAlign w:val="center"/>
          </w:tcPr>
          <w:p w14:paraId="048E62D9" w14:textId="77777777" w:rsidR="00D35811" w:rsidRPr="008E0B12" w:rsidRDefault="00D35811" w:rsidP="000A1433">
            <w:pPr>
              <w:spacing w:line="300" w:lineRule="auto"/>
              <w:jc w:val="center"/>
            </w:pPr>
            <w:proofErr w:type="spellStart"/>
            <w:proofErr w:type="gramStart"/>
            <w:r w:rsidRPr="008E0B12">
              <w:rPr>
                <w:b/>
              </w:rPr>
              <w:t>Khối</w:t>
            </w:r>
            <w:proofErr w:type="spellEnd"/>
            <w:r w:rsidRPr="008E0B12">
              <w:rPr>
                <w:b/>
              </w:rPr>
              <w:t xml:space="preserve">  </w:t>
            </w:r>
            <w:r w:rsidRPr="008E0B12">
              <w:rPr>
                <w:b/>
                <w:lang w:val="vi-VN"/>
              </w:rPr>
              <w:t>1</w:t>
            </w:r>
            <w:proofErr w:type="gramEnd"/>
            <w:r>
              <w:rPr>
                <w:b/>
              </w:rPr>
              <w:t xml:space="preserve"> </w:t>
            </w:r>
            <w:r w:rsidRPr="008E0B12">
              <w:rPr>
                <w:b/>
              </w:rPr>
              <w:t>–</w:t>
            </w:r>
            <w:r>
              <w:rPr>
                <w:b/>
              </w:rPr>
              <w:t xml:space="preserve"> </w:t>
            </w:r>
            <w:r w:rsidRPr="008E0B12">
              <w:rPr>
                <w:b/>
                <w:lang w:val="vi-VN"/>
              </w:rPr>
              <w:t>2</w:t>
            </w:r>
            <w:r w:rsidRPr="008E0B12">
              <w:rPr>
                <w:b/>
              </w:rPr>
              <w:t xml:space="preserve"> – </w:t>
            </w:r>
            <w:r w:rsidRPr="008E0B12">
              <w:rPr>
                <w:b/>
                <w:lang w:val="vi-VN"/>
              </w:rPr>
              <w:t>6</w:t>
            </w:r>
          </w:p>
        </w:tc>
      </w:tr>
      <w:tr w:rsidR="00D35811" w:rsidRPr="005A56B1" w14:paraId="02340BB0" w14:textId="77777777" w:rsidTr="000A1433">
        <w:trPr>
          <w:trHeight w:val="315"/>
          <w:jc w:val="center"/>
        </w:trPr>
        <w:tc>
          <w:tcPr>
            <w:tcW w:w="2509" w:type="dxa"/>
            <w:vAlign w:val="center"/>
            <w:hideMark/>
          </w:tcPr>
          <w:p w14:paraId="0398CB3C" w14:textId="77777777" w:rsidR="00D35811" w:rsidRPr="008E0B12" w:rsidRDefault="00D35811" w:rsidP="000A1433">
            <w:pPr>
              <w:spacing w:line="300" w:lineRule="auto"/>
              <w:jc w:val="center"/>
            </w:pPr>
            <w:proofErr w:type="spellStart"/>
            <w:r w:rsidRPr="008E0B12">
              <w:t>Từ</w:t>
            </w:r>
            <w:proofErr w:type="spellEnd"/>
            <w:r w:rsidRPr="008E0B12">
              <w:t xml:space="preserve"> 9h30 </w:t>
            </w:r>
            <w:proofErr w:type="spellStart"/>
            <w:r w:rsidRPr="008E0B12">
              <w:t>đến</w:t>
            </w:r>
            <w:proofErr w:type="spellEnd"/>
            <w:r w:rsidRPr="008E0B12">
              <w:t xml:space="preserve"> 10h00</w:t>
            </w:r>
          </w:p>
        </w:tc>
        <w:tc>
          <w:tcPr>
            <w:tcW w:w="2737" w:type="dxa"/>
            <w:vAlign w:val="center"/>
            <w:hideMark/>
          </w:tcPr>
          <w:p w14:paraId="17B97CB7" w14:textId="77777777" w:rsidR="00D35811" w:rsidRPr="008E0B12" w:rsidRDefault="00D35811" w:rsidP="000A1433">
            <w:pPr>
              <w:spacing w:line="300" w:lineRule="auto"/>
              <w:jc w:val="center"/>
            </w:pPr>
            <w:proofErr w:type="spellStart"/>
            <w:r w:rsidRPr="008E0B12">
              <w:t>Từ</w:t>
            </w:r>
            <w:proofErr w:type="spellEnd"/>
            <w:r w:rsidRPr="008E0B12">
              <w:t xml:space="preserve"> 15h30 </w:t>
            </w:r>
            <w:proofErr w:type="spellStart"/>
            <w:r w:rsidRPr="008E0B12">
              <w:t>đến</w:t>
            </w:r>
            <w:proofErr w:type="spellEnd"/>
            <w:r w:rsidRPr="008E0B12">
              <w:t xml:space="preserve"> 16h00</w:t>
            </w:r>
          </w:p>
        </w:tc>
        <w:tc>
          <w:tcPr>
            <w:tcW w:w="2610" w:type="dxa"/>
            <w:vAlign w:val="center"/>
          </w:tcPr>
          <w:p w14:paraId="41F229A2" w14:textId="77777777" w:rsidR="00D35811" w:rsidRPr="008E0B12" w:rsidRDefault="00D35811" w:rsidP="000A1433">
            <w:pPr>
              <w:spacing w:line="300" w:lineRule="auto"/>
              <w:jc w:val="center"/>
            </w:pPr>
            <w:proofErr w:type="spellStart"/>
            <w:r w:rsidRPr="008E0B12">
              <w:rPr>
                <w:b/>
              </w:rPr>
              <w:t>Khối</w:t>
            </w:r>
            <w:proofErr w:type="spellEnd"/>
            <w:r w:rsidRPr="008E0B12">
              <w:rPr>
                <w:b/>
              </w:rPr>
              <w:t xml:space="preserve"> </w:t>
            </w:r>
            <w:r w:rsidRPr="008E0B12">
              <w:rPr>
                <w:b/>
                <w:lang w:val="vi-VN"/>
              </w:rPr>
              <w:t>4</w:t>
            </w:r>
            <w:r w:rsidRPr="008E0B12">
              <w:rPr>
                <w:b/>
              </w:rPr>
              <w:t xml:space="preserve"> – </w:t>
            </w:r>
            <w:r w:rsidRPr="008E0B12">
              <w:rPr>
                <w:b/>
                <w:lang w:val="vi-VN"/>
              </w:rPr>
              <w:t>7</w:t>
            </w:r>
          </w:p>
        </w:tc>
      </w:tr>
      <w:tr w:rsidR="00D35811" w:rsidRPr="005A56B1" w14:paraId="176CF105" w14:textId="77777777" w:rsidTr="000A1433">
        <w:trPr>
          <w:trHeight w:val="315"/>
          <w:jc w:val="center"/>
        </w:trPr>
        <w:tc>
          <w:tcPr>
            <w:tcW w:w="2509" w:type="dxa"/>
            <w:vAlign w:val="center"/>
          </w:tcPr>
          <w:p w14:paraId="21B11EA1" w14:textId="77777777" w:rsidR="00D35811" w:rsidRPr="008E0B12" w:rsidRDefault="00D35811" w:rsidP="000A1433">
            <w:pPr>
              <w:spacing w:line="300" w:lineRule="auto"/>
              <w:jc w:val="center"/>
            </w:pPr>
            <w:proofErr w:type="spellStart"/>
            <w:r w:rsidRPr="008E0B12">
              <w:t>Từ</w:t>
            </w:r>
            <w:proofErr w:type="spellEnd"/>
            <w:r w:rsidRPr="008E0B12">
              <w:t xml:space="preserve"> 10h30 </w:t>
            </w:r>
            <w:proofErr w:type="spellStart"/>
            <w:r w:rsidRPr="008E0B12">
              <w:t>đến</w:t>
            </w:r>
            <w:proofErr w:type="spellEnd"/>
            <w:r w:rsidRPr="008E0B12">
              <w:t xml:space="preserve"> 11h00</w:t>
            </w:r>
          </w:p>
        </w:tc>
        <w:tc>
          <w:tcPr>
            <w:tcW w:w="2737" w:type="dxa"/>
            <w:vAlign w:val="center"/>
          </w:tcPr>
          <w:p w14:paraId="22F0C91B" w14:textId="77777777" w:rsidR="00D35811" w:rsidRPr="008E0B12" w:rsidRDefault="00D35811" w:rsidP="000A1433">
            <w:pPr>
              <w:spacing w:line="300" w:lineRule="auto"/>
              <w:jc w:val="center"/>
            </w:pPr>
            <w:proofErr w:type="spellStart"/>
            <w:r w:rsidRPr="008E0B12">
              <w:t>Từ</w:t>
            </w:r>
            <w:proofErr w:type="spellEnd"/>
            <w:r w:rsidRPr="008E0B12">
              <w:t xml:space="preserve"> 16h30 </w:t>
            </w:r>
            <w:proofErr w:type="spellStart"/>
            <w:r w:rsidRPr="008E0B12">
              <w:t>đến</w:t>
            </w:r>
            <w:proofErr w:type="spellEnd"/>
            <w:r w:rsidRPr="008E0B12">
              <w:t xml:space="preserve"> 17h00</w:t>
            </w:r>
          </w:p>
        </w:tc>
        <w:tc>
          <w:tcPr>
            <w:tcW w:w="2610" w:type="dxa"/>
            <w:vAlign w:val="center"/>
          </w:tcPr>
          <w:p w14:paraId="0A5FC749" w14:textId="77777777" w:rsidR="00D35811" w:rsidRPr="008E0B12" w:rsidRDefault="00D35811" w:rsidP="000A1433">
            <w:pPr>
              <w:spacing w:line="300" w:lineRule="auto"/>
              <w:jc w:val="center"/>
            </w:pPr>
            <w:proofErr w:type="spellStart"/>
            <w:r w:rsidRPr="008E0B12">
              <w:rPr>
                <w:b/>
              </w:rPr>
              <w:t>Khối</w:t>
            </w:r>
            <w:proofErr w:type="spellEnd"/>
            <w:r w:rsidRPr="008E0B12">
              <w:rPr>
                <w:b/>
              </w:rPr>
              <w:t xml:space="preserve"> 5 – </w:t>
            </w:r>
            <w:r w:rsidRPr="008E0B12">
              <w:rPr>
                <w:b/>
                <w:lang w:val="vi-VN"/>
              </w:rPr>
              <w:t>8</w:t>
            </w:r>
          </w:p>
        </w:tc>
      </w:tr>
    </w:tbl>
    <w:p w14:paraId="49671AD1" w14:textId="77777777" w:rsidR="00D35811" w:rsidRPr="00FD4E01" w:rsidRDefault="00D35811" w:rsidP="00D35811">
      <w:pPr>
        <w:pStyle w:val="ListParagraph"/>
        <w:spacing w:line="300" w:lineRule="auto"/>
        <w:ind w:left="993"/>
        <w:jc w:val="both"/>
        <w:rPr>
          <w:b/>
          <w:bCs/>
          <w:lang w:val="vi-VN"/>
        </w:rPr>
      </w:pPr>
    </w:p>
    <w:p w14:paraId="137CA124" w14:textId="77777777" w:rsidR="00D35811" w:rsidRPr="00FD4E01" w:rsidRDefault="00D35811" w:rsidP="00D35811">
      <w:pPr>
        <w:spacing w:line="300" w:lineRule="auto"/>
        <w:ind w:firstLine="567"/>
        <w:jc w:val="both"/>
        <w:rPr>
          <w:bCs/>
          <w:lang w:val="vi-VN"/>
        </w:rPr>
      </w:pPr>
      <w:r w:rsidRPr="00FD4E01">
        <w:rPr>
          <w:b/>
          <w:bCs/>
          <w:i/>
          <w:lang w:val="vi-VN"/>
        </w:rPr>
        <w:t>Lưu ý:</w:t>
      </w:r>
      <w:r w:rsidRPr="00FD4E01">
        <w:rPr>
          <w:bCs/>
          <w:lang w:val="vi-VN"/>
        </w:rPr>
        <w:t xml:space="preserve"> </w:t>
      </w:r>
    </w:p>
    <w:p w14:paraId="2F3E940F" w14:textId="77777777" w:rsidR="00D35811" w:rsidRPr="00B226C8" w:rsidRDefault="00D35811" w:rsidP="00D35811">
      <w:pPr>
        <w:spacing w:line="300" w:lineRule="auto"/>
        <w:ind w:firstLine="567"/>
        <w:jc w:val="both"/>
        <w:rPr>
          <w:lang w:val="vi-VN"/>
        </w:rPr>
      </w:pPr>
      <w:r w:rsidRPr="00B226C8">
        <w:rPr>
          <w:lang w:val="vi-VN"/>
        </w:rPr>
        <w:t>- Học sinh dự thi theo đúng khung giờ thi tương ứng với khối lớp đăng ký thi của tài khoản.</w:t>
      </w:r>
    </w:p>
    <w:p w14:paraId="0EC2BCD9" w14:textId="77777777" w:rsidR="00D35811" w:rsidRPr="00B226C8" w:rsidRDefault="00D35811" w:rsidP="00D35811">
      <w:pPr>
        <w:spacing w:line="300" w:lineRule="auto"/>
        <w:ind w:firstLine="567"/>
        <w:jc w:val="both"/>
        <w:rPr>
          <w:lang w:val="vi-VN"/>
        </w:rPr>
      </w:pPr>
      <w:r w:rsidRPr="00B226C8">
        <w:rPr>
          <w:lang w:val="vi-VN"/>
        </w:rPr>
        <w:t>- Các Hội đồng thi chủ động lựa chọn một hoặc nhiều ca thi để tổ chức thi cho học sinh, phù hợp với điều kiện và nhu cầu tổ chức triển khai của đơn vị.</w:t>
      </w:r>
    </w:p>
    <w:p w14:paraId="5FD3898D" w14:textId="77777777" w:rsidR="00D35811" w:rsidRDefault="00D35811" w:rsidP="00D35811">
      <w:pPr>
        <w:spacing w:line="300" w:lineRule="auto"/>
        <w:ind w:firstLine="567"/>
        <w:jc w:val="both"/>
        <w:rPr>
          <w:iCs/>
          <w:lang w:val="vi-VN"/>
        </w:rPr>
      </w:pPr>
      <w:r w:rsidRPr="001E7BEF">
        <w:rPr>
          <w:b/>
          <w:bCs/>
          <w:iCs/>
          <w:lang w:val="vi-VN"/>
        </w:rPr>
        <w:t xml:space="preserve">- </w:t>
      </w:r>
      <w:r w:rsidRPr="00AF45D3">
        <w:rPr>
          <w:b/>
          <w:bCs/>
          <w:iCs/>
          <w:lang w:val="vi-VN"/>
        </w:rPr>
        <w:t xml:space="preserve">BTC khuyến nghị các Hội đồng thi sắp xếp tổ chức thi phân bổ nhiều ca thi </w:t>
      </w:r>
      <w:r w:rsidRPr="00AF45D3">
        <w:rPr>
          <w:iCs/>
          <w:lang w:val="vi-VN"/>
        </w:rPr>
        <w:t>để tránh sự cố kỹ thuật quá tải hệ thống (đặc biệt các ca thi đầu tiên).</w:t>
      </w:r>
    </w:p>
    <w:p w14:paraId="5150D351" w14:textId="77777777" w:rsidR="00D35811" w:rsidRDefault="00D35811" w:rsidP="00D35811">
      <w:pPr>
        <w:spacing w:line="300" w:lineRule="auto"/>
        <w:ind w:firstLine="567"/>
        <w:jc w:val="both"/>
        <w:rPr>
          <w:b/>
          <w:lang w:val="vi-VN"/>
        </w:rPr>
      </w:pPr>
      <w:r w:rsidRPr="001E7BEF">
        <w:rPr>
          <w:iCs/>
          <w:lang w:val="vi-VN"/>
        </w:rPr>
        <w:t>- Trường hợp gặp s</w:t>
      </w:r>
      <w:r>
        <w:rPr>
          <w:iCs/>
          <w:lang w:val="vi-VN"/>
        </w:rPr>
        <w:t>ự cố khi thi: n</w:t>
      </w:r>
      <w:r w:rsidRPr="007A71BA">
        <w:rPr>
          <w:iCs/>
          <w:lang w:val="vi-VN"/>
        </w:rPr>
        <w:t>ếu thí sinh đã đăng nhập vào thi</w:t>
      </w:r>
      <w:r w:rsidRPr="001E7BEF">
        <w:rPr>
          <w:iCs/>
          <w:lang w:val="vi-VN"/>
        </w:rPr>
        <w:t xml:space="preserve"> nhưng</w:t>
      </w:r>
      <w:r w:rsidRPr="007A71BA">
        <w:rPr>
          <w:iCs/>
          <w:lang w:val="vi-VN"/>
        </w:rPr>
        <w:t xml:space="preserve"> không làm được bài hoặc không thấy hiển thị kết quả sau khi thi</w:t>
      </w:r>
      <w:r w:rsidRPr="001E7BEF">
        <w:rPr>
          <w:iCs/>
          <w:lang w:val="vi-VN"/>
        </w:rPr>
        <w:t xml:space="preserve"> </w:t>
      </w:r>
      <w:r w:rsidRPr="009446A8">
        <w:rPr>
          <w:iCs/>
          <w:lang w:val="vi-VN"/>
        </w:rPr>
        <w:t xml:space="preserve">cần </w:t>
      </w:r>
      <w:r w:rsidRPr="009810A1">
        <w:rPr>
          <w:b/>
          <w:lang w:val="vi-VN"/>
        </w:rPr>
        <w:t xml:space="preserve">báo </w:t>
      </w:r>
      <w:r w:rsidRPr="007A71BA">
        <w:rPr>
          <w:b/>
          <w:bCs/>
          <w:iCs/>
          <w:lang w:val="vi-VN"/>
        </w:rPr>
        <w:t>ngay cho</w:t>
      </w:r>
      <w:r w:rsidRPr="009810A1">
        <w:rPr>
          <w:b/>
          <w:lang w:val="vi-VN"/>
        </w:rPr>
        <w:t xml:space="preserve"> giáo viên (hoặc cán bộ coi thi</w:t>
      </w:r>
      <w:r w:rsidRPr="007A71BA">
        <w:rPr>
          <w:b/>
          <w:bCs/>
          <w:iCs/>
          <w:lang w:val="vi-VN"/>
        </w:rPr>
        <w:t>)</w:t>
      </w:r>
      <w:r w:rsidRPr="007A71BA">
        <w:rPr>
          <w:iCs/>
          <w:lang w:val="vi-VN"/>
        </w:rPr>
        <w:t>.</w:t>
      </w:r>
      <w:r>
        <w:rPr>
          <w:iCs/>
          <w:lang w:val="vi-VN"/>
        </w:rPr>
        <w:t xml:space="preserve"> </w:t>
      </w:r>
      <w:r w:rsidRPr="0075055C">
        <w:rPr>
          <w:b/>
          <w:bCs/>
          <w:lang w:val="vi-VN"/>
        </w:rPr>
        <w:t xml:space="preserve">Giáo viên </w:t>
      </w:r>
      <w:r w:rsidRPr="007A71BA">
        <w:rPr>
          <w:b/>
          <w:bCs/>
          <w:iCs/>
          <w:lang w:val="vi-VN"/>
        </w:rPr>
        <w:t>(hoặc cán bộ coi thi</w:t>
      </w:r>
      <w:r w:rsidRPr="009810A1">
        <w:rPr>
          <w:b/>
          <w:lang w:val="vi-VN"/>
        </w:rPr>
        <w:t xml:space="preserve">) </w:t>
      </w:r>
      <w:r w:rsidRPr="009810A1">
        <w:rPr>
          <w:rStyle w:val="Strong"/>
          <w:b w:val="0"/>
          <w:lang w:val="vi-VN"/>
        </w:rPr>
        <w:t>kiểm tra trong tài khoản quản trị trường</w:t>
      </w:r>
      <w:r w:rsidRPr="009810A1">
        <w:rPr>
          <w:b/>
          <w:lang w:val="vi-VN"/>
        </w:rPr>
        <w:t xml:space="preserve"> </w:t>
      </w:r>
      <w:r w:rsidRPr="0075055C">
        <w:rPr>
          <w:b/>
          <w:bCs/>
          <w:lang w:val="vi-VN"/>
        </w:rPr>
        <w:t xml:space="preserve">xem hệ thống </w:t>
      </w:r>
      <w:r w:rsidRPr="009810A1">
        <w:rPr>
          <w:b/>
          <w:lang w:val="vi-VN"/>
        </w:rPr>
        <w:t xml:space="preserve">đã ghi nhận điểm </w:t>
      </w:r>
      <w:r w:rsidRPr="0075055C">
        <w:rPr>
          <w:b/>
          <w:bCs/>
          <w:lang w:val="vi-VN"/>
        </w:rPr>
        <w:t>hay</w:t>
      </w:r>
      <w:r w:rsidRPr="009810A1">
        <w:rPr>
          <w:b/>
          <w:lang w:val="vi-VN"/>
        </w:rPr>
        <w:t xml:space="preserve"> chưa</w:t>
      </w:r>
      <w:r w:rsidRPr="003575D4">
        <w:rPr>
          <w:b/>
          <w:lang w:val="vi-VN"/>
        </w:rPr>
        <w:t>:</w:t>
      </w:r>
    </w:p>
    <w:p w14:paraId="24C7B640" w14:textId="77777777" w:rsidR="00D35811" w:rsidRPr="00021F10" w:rsidRDefault="00D35811" w:rsidP="00D35811">
      <w:pPr>
        <w:spacing w:line="300" w:lineRule="auto"/>
        <w:ind w:firstLine="567"/>
        <w:jc w:val="both"/>
        <w:rPr>
          <w:b/>
          <w:bCs/>
          <w:i/>
          <w:spacing w:val="-4"/>
          <w:lang w:val="vi-VN"/>
        </w:rPr>
      </w:pPr>
      <w:r w:rsidRPr="00021F10">
        <w:rPr>
          <w:b/>
          <w:spacing w:val="-4"/>
          <w:lang w:val="vi-VN"/>
        </w:rPr>
        <w:t xml:space="preserve">+ </w:t>
      </w:r>
      <w:r w:rsidRPr="00021F10">
        <w:rPr>
          <w:bCs/>
          <w:spacing w:val="-4"/>
          <w:lang w:val="vi-VN"/>
        </w:rPr>
        <w:t xml:space="preserve">Nếu chưa ghi nhận điểm và vẫn trong khung giờ thi, Hội đồng thi cho học sinh làm lại bài ngay. </w:t>
      </w:r>
    </w:p>
    <w:p w14:paraId="1CA77757" w14:textId="77777777" w:rsidR="00D35811" w:rsidRPr="00021F10" w:rsidRDefault="00D35811" w:rsidP="00D35811">
      <w:pPr>
        <w:spacing w:line="300" w:lineRule="auto"/>
        <w:ind w:firstLine="567"/>
        <w:jc w:val="both"/>
        <w:rPr>
          <w:spacing w:val="-8"/>
          <w:lang w:val="vi-VN"/>
        </w:rPr>
      </w:pPr>
      <w:r w:rsidRPr="00021F10">
        <w:rPr>
          <w:spacing w:val="-8"/>
          <w:lang w:val="vi-VN"/>
        </w:rPr>
        <w:t xml:space="preserve">+ Nếu đã hết khung giờ thi, Hội đồng thi sắp xếp cho học sinh thi lại ở ca thi khác (nếu vẫn còn ca thi). </w:t>
      </w:r>
    </w:p>
    <w:p w14:paraId="5F9A0006" w14:textId="77777777" w:rsidR="00D35811" w:rsidRPr="00FD4E01" w:rsidRDefault="00D35811" w:rsidP="00D35811">
      <w:pPr>
        <w:jc w:val="center"/>
        <w:rPr>
          <w:b/>
          <w:lang w:val="vi-VN"/>
        </w:rPr>
      </w:pPr>
      <w:r w:rsidRPr="00B226C8">
        <w:rPr>
          <w:lang w:val="vi-VN"/>
        </w:rPr>
        <w:br w:type="page"/>
      </w:r>
      <w:r w:rsidRPr="00FD4E01">
        <w:rPr>
          <w:b/>
          <w:lang w:val="vi-VN"/>
        </w:rPr>
        <w:lastRenderedPageBreak/>
        <w:t>PHỤ LỤC II</w:t>
      </w:r>
    </w:p>
    <w:p w14:paraId="31FFC198" w14:textId="77777777" w:rsidR="00D35811" w:rsidRPr="00FD4E01" w:rsidRDefault="00D35811" w:rsidP="00D35811">
      <w:pPr>
        <w:spacing w:line="300" w:lineRule="auto"/>
        <w:jc w:val="center"/>
        <w:rPr>
          <w:lang w:val="vi-VN"/>
        </w:rPr>
      </w:pPr>
      <w:r w:rsidRPr="00FD4E01">
        <w:rPr>
          <w:lang w:val="vi-VN"/>
        </w:rPr>
        <w:t xml:space="preserve">CÔNG TÁC TỔ CHỨC KỲ THI IOE CẤP TRƯỜNG NĂM HỌC </w:t>
      </w:r>
      <w:r>
        <w:rPr>
          <w:lang w:val="vi-VN"/>
        </w:rPr>
        <w:t>2025-2026</w:t>
      </w:r>
    </w:p>
    <w:p w14:paraId="3BB2AEC6" w14:textId="77777777" w:rsidR="00D35811" w:rsidRPr="00FD4E01" w:rsidRDefault="00D35811" w:rsidP="00D35811">
      <w:pPr>
        <w:spacing w:line="300" w:lineRule="auto"/>
        <w:jc w:val="center"/>
        <w:rPr>
          <w:lang w:val="vi-VN"/>
        </w:rPr>
      </w:pPr>
      <w:r w:rsidRPr="00FD4E01">
        <w:rPr>
          <w:i/>
          <w:lang w:val="vi-VN"/>
        </w:rPr>
        <w:t xml:space="preserve">(Kèm theo Công văn số </w:t>
      </w:r>
      <w:r>
        <w:rPr>
          <w:i/>
          <w:lang w:val="vi-VN"/>
        </w:rPr>
        <w:t>02/HD/VTCO-BTCIOE</w:t>
      </w:r>
      <w:r w:rsidRPr="00FD4E01">
        <w:rPr>
          <w:i/>
          <w:lang w:val="vi-VN"/>
        </w:rPr>
        <w:t xml:space="preserve"> của </w:t>
      </w:r>
      <w:r>
        <w:rPr>
          <w:i/>
          <w:lang w:val="vi-VN"/>
        </w:rPr>
        <w:t>Ban Tổ chức</w:t>
      </w:r>
      <w:r w:rsidRPr="00FD4E01">
        <w:rPr>
          <w:i/>
          <w:lang w:val="vi-VN"/>
        </w:rPr>
        <w:t xml:space="preserve"> IOE)</w:t>
      </w:r>
    </w:p>
    <w:p w14:paraId="50E7B181" w14:textId="77777777" w:rsidR="00D35811" w:rsidRPr="00FD4E01" w:rsidRDefault="00D35811" w:rsidP="00D35811">
      <w:pPr>
        <w:spacing w:line="300" w:lineRule="auto"/>
        <w:ind w:firstLine="567"/>
        <w:jc w:val="center"/>
        <w:rPr>
          <w:lang w:val="vi-VN"/>
        </w:rPr>
      </w:pPr>
    </w:p>
    <w:p w14:paraId="639177F4" w14:textId="77777777" w:rsidR="00D35811" w:rsidRPr="00FD4E01" w:rsidRDefault="00D35811" w:rsidP="00D35811">
      <w:pPr>
        <w:widowControl w:val="0"/>
        <w:autoSpaceDE w:val="0"/>
        <w:autoSpaceDN w:val="0"/>
        <w:adjustRightInd w:val="0"/>
        <w:snapToGrid w:val="0"/>
        <w:spacing w:line="300" w:lineRule="auto"/>
        <w:ind w:left="567"/>
        <w:jc w:val="both"/>
        <w:rPr>
          <w:b/>
          <w:bCs/>
          <w:lang w:val="vi-VN"/>
        </w:rPr>
      </w:pPr>
      <w:r w:rsidRPr="00FD4E01">
        <w:rPr>
          <w:b/>
          <w:bCs/>
          <w:lang w:val="vi-VN"/>
        </w:rPr>
        <w:t>1. TỔ CHỨC KỲ THI</w:t>
      </w:r>
    </w:p>
    <w:p w14:paraId="5EB3C087" w14:textId="77777777" w:rsidR="00D35811" w:rsidRPr="00FD4E01" w:rsidRDefault="00D35811" w:rsidP="00D35811">
      <w:pPr>
        <w:widowControl w:val="0"/>
        <w:autoSpaceDE w:val="0"/>
        <w:autoSpaceDN w:val="0"/>
        <w:adjustRightInd w:val="0"/>
        <w:snapToGrid w:val="0"/>
        <w:spacing w:line="300" w:lineRule="auto"/>
        <w:ind w:left="567"/>
        <w:jc w:val="both"/>
        <w:rPr>
          <w:b/>
          <w:bCs/>
          <w:lang w:val="vi-VN"/>
        </w:rPr>
      </w:pPr>
      <w:r w:rsidRPr="00FD4E01">
        <w:rPr>
          <w:b/>
          <w:bCs/>
          <w:lang w:val="vi-VN"/>
        </w:rPr>
        <w:t>1.1. Hội đồng thi</w:t>
      </w:r>
    </w:p>
    <w:p w14:paraId="30EDE2AC" w14:textId="77777777" w:rsidR="00D35811" w:rsidRDefault="00D35811" w:rsidP="00D35811">
      <w:pPr>
        <w:widowControl w:val="0"/>
        <w:autoSpaceDE w:val="0"/>
        <w:autoSpaceDN w:val="0"/>
        <w:adjustRightInd w:val="0"/>
        <w:snapToGrid w:val="0"/>
        <w:spacing w:line="300" w:lineRule="auto"/>
        <w:ind w:right="85" w:firstLine="567"/>
        <w:jc w:val="both"/>
        <w:rPr>
          <w:lang w:val="vi-VN"/>
        </w:rPr>
      </w:pPr>
      <w:r w:rsidRPr="00FD4E01">
        <w:rPr>
          <w:color w:val="000000" w:themeColor="text1"/>
          <w:spacing w:val="-6"/>
          <w:lang w:val="vi-VN"/>
        </w:rPr>
        <w:t xml:space="preserve">- </w:t>
      </w:r>
      <w:r w:rsidRPr="00B226C8">
        <w:rPr>
          <w:lang w:val="vi-VN"/>
        </w:rPr>
        <w:t xml:space="preserve">Các đơn vị giáo dục có </w:t>
      </w:r>
      <w:r w:rsidRPr="00BF68D0">
        <w:rPr>
          <w:lang w:val="vi-VN"/>
        </w:rPr>
        <w:t>nhu cầu</w:t>
      </w:r>
      <w:r w:rsidRPr="00B226C8">
        <w:rPr>
          <w:lang w:val="vi-VN"/>
        </w:rPr>
        <w:t xml:space="preserve"> tham gia cuộc thi IOE tự quyết định, </w:t>
      </w:r>
      <w:r w:rsidRPr="00782F22">
        <w:rPr>
          <w:lang w:val="vi-VN"/>
        </w:rPr>
        <w:t xml:space="preserve">và </w:t>
      </w:r>
      <w:r w:rsidRPr="00B226C8">
        <w:rPr>
          <w:lang w:val="vi-VN"/>
        </w:rPr>
        <w:t>chủ động tổ chức thành lập Hội đồng thi cấp trường.</w:t>
      </w:r>
    </w:p>
    <w:p w14:paraId="311D9BFB" w14:textId="77777777" w:rsidR="00D35811" w:rsidRPr="00B226C8" w:rsidRDefault="00D35811" w:rsidP="00D35811">
      <w:pPr>
        <w:widowControl w:val="0"/>
        <w:autoSpaceDE w:val="0"/>
        <w:autoSpaceDN w:val="0"/>
        <w:adjustRightInd w:val="0"/>
        <w:snapToGrid w:val="0"/>
        <w:spacing w:line="300" w:lineRule="auto"/>
        <w:ind w:right="85" w:firstLine="567"/>
        <w:jc w:val="both"/>
        <w:rPr>
          <w:lang w:val="vi-VN"/>
        </w:rPr>
      </w:pPr>
      <w:r w:rsidRPr="0028139A">
        <w:rPr>
          <w:lang w:val="vi-VN"/>
        </w:rPr>
        <w:t xml:space="preserve">- </w:t>
      </w:r>
      <w:r w:rsidRPr="00B226C8">
        <w:rPr>
          <w:lang w:val="vi-VN"/>
        </w:rPr>
        <w:t xml:space="preserve">Căn cứ các văn bản của </w:t>
      </w:r>
      <w:r>
        <w:rPr>
          <w:lang w:val="vi-VN"/>
        </w:rPr>
        <w:t>Ban Tổ chức</w:t>
      </w:r>
      <w:r w:rsidRPr="00B226C8">
        <w:rPr>
          <w:lang w:val="vi-VN"/>
        </w:rPr>
        <w:t xml:space="preserve"> IOE, </w:t>
      </w:r>
      <w:r>
        <w:rPr>
          <w:lang w:val="vi-VN"/>
        </w:rPr>
        <w:t>Ban Tổ chức</w:t>
      </w:r>
      <w:r w:rsidRPr="00B226C8">
        <w:rPr>
          <w:lang w:val="vi-VN"/>
        </w:rPr>
        <w:t xml:space="preserve"> các cấp tại địa phương hướng dẫn cho học sinh tham gia thi cấp trường theo các tiêu chí, tiêu chuẩn phù hợp điều kiện của địa phương.</w:t>
      </w:r>
    </w:p>
    <w:p w14:paraId="57F5A833" w14:textId="77777777" w:rsidR="00D35811" w:rsidRPr="00E35B25" w:rsidRDefault="00D35811" w:rsidP="00D35811">
      <w:pPr>
        <w:widowControl w:val="0"/>
        <w:autoSpaceDE w:val="0"/>
        <w:autoSpaceDN w:val="0"/>
        <w:adjustRightInd w:val="0"/>
        <w:snapToGrid w:val="0"/>
        <w:spacing w:line="300" w:lineRule="auto"/>
        <w:ind w:right="85" w:firstLine="567"/>
        <w:jc w:val="both"/>
        <w:rPr>
          <w:lang w:val="vi-VN"/>
        </w:rPr>
      </w:pPr>
      <w:r w:rsidRPr="00E35B25">
        <w:rPr>
          <w:lang w:val="vi-VN"/>
        </w:rPr>
        <w:t>- Kinh phí tổ chức thi do các đơn vị tổ chức triển khai quy định, sử dụng từ các nguồn hợp pháp: ngân sách, hỗ trợ từ các tổ chức, cá nhân.</w:t>
      </w:r>
    </w:p>
    <w:p w14:paraId="06429954" w14:textId="77777777" w:rsidR="00D35811" w:rsidRPr="00E35B25" w:rsidRDefault="00D35811" w:rsidP="00D35811">
      <w:pPr>
        <w:widowControl w:val="0"/>
        <w:autoSpaceDE w:val="0"/>
        <w:autoSpaceDN w:val="0"/>
        <w:adjustRightInd w:val="0"/>
        <w:snapToGrid w:val="0"/>
        <w:spacing w:line="300" w:lineRule="auto"/>
        <w:ind w:right="85" w:firstLine="567"/>
        <w:jc w:val="both"/>
        <w:rPr>
          <w:lang w:val="vi-VN"/>
        </w:rPr>
      </w:pPr>
      <w:r w:rsidRPr="00E35B25">
        <w:rPr>
          <w:lang w:val="vi-VN"/>
        </w:rPr>
        <w:t xml:space="preserve">- </w:t>
      </w:r>
      <w:r w:rsidRPr="001D2196">
        <w:rPr>
          <w:color w:val="000000" w:themeColor="text1"/>
          <w:spacing w:val="-6"/>
          <w:lang w:val="vi-VN"/>
        </w:rPr>
        <w:t xml:space="preserve">Học sinh tham gia </w:t>
      </w:r>
      <w:r w:rsidRPr="00C63B72">
        <w:rPr>
          <w:color w:val="000000" w:themeColor="text1"/>
          <w:spacing w:val="-6"/>
          <w:lang w:val="vi-VN"/>
        </w:rPr>
        <w:t xml:space="preserve">kỳ </w:t>
      </w:r>
      <w:r w:rsidRPr="001D2196">
        <w:rPr>
          <w:color w:val="000000" w:themeColor="text1"/>
          <w:spacing w:val="-6"/>
          <w:lang w:val="vi-VN"/>
        </w:rPr>
        <w:t xml:space="preserve">thi IOE cấp </w:t>
      </w:r>
      <w:r w:rsidRPr="00C7546A">
        <w:rPr>
          <w:color w:val="000000" w:themeColor="text1"/>
          <w:spacing w:val="-6"/>
          <w:lang w:val="vi-VN"/>
        </w:rPr>
        <w:t xml:space="preserve">trường </w:t>
      </w:r>
      <w:r w:rsidRPr="00E35B25">
        <w:rPr>
          <w:lang w:val="vi-VN"/>
        </w:rPr>
        <w:t>theo một trong hai hình thức Hội đồng thi:</w:t>
      </w:r>
    </w:p>
    <w:p w14:paraId="4400D51A" w14:textId="77777777" w:rsidR="00D35811" w:rsidRPr="00B226C8" w:rsidRDefault="00D35811" w:rsidP="00D35811">
      <w:pPr>
        <w:widowControl w:val="0"/>
        <w:autoSpaceDE w:val="0"/>
        <w:autoSpaceDN w:val="0"/>
        <w:adjustRightInd w:val="0"/>
        <w:snapToGrid w:val="0"/>
        <w:spacing w:line="300" w:lineRule="auto"/>
        <w:ind w:right="85" w:firstLine="567"/>
        <w:jc w:val="both"/>
        <w:rPr>
          <w:color w:val="000000" w:themeColor="text1"/>
          <w:lang w:val="vi-VN"/>
        </w:rPr>
      </w:pPr>
      <w:r w:rsidRPr="00B226C8">
        <w:rPr>
          <w:color w:val="000000" w:themeColor="text1"/>
          <w:lang w:val="vi-VN"/>
        </w:rPr>
        <w:t xml:space="preserve">+ </w:t>
      </w:r>
      <w:r w:rsidRPr="00B226C8">
        <w:rPr>
          <w:b/>
          <w:i/>
          <w:color w:val="000000" w:themeColor="text1"/>
          <w:lang w:val="vi-VN"/>
        </w:rPr>
        <w:t>Hội đồng thi trường</w:t>
      </w:r>
      <w:r w:rsidRPr="00B226C8">
        <w:rPr>
          <w:color w:val="000000" w:themeColor="text1"/>
          <w:lang w:val="vi-VN"/>
        </w:rPr>
        <w:t>: Nhà trường chủ động thành lập tổ chức thành lập Hội đồng thi.</w:t>
      </w:r>
    </w:p>
    <w:p w14:paraId="6EFC1904" w14:textId="77777777" w:rsidR="00D35811" w:rsidRPr="00B226C8" w:rsidRDefault="00D35811" w:rsidP="00D35811">
      <w:pPr>
        <w:widowControl w:val="0"/>
        <w:autoSpaceDE w:val="0"/>
        <w:autoSpaceDN w:val="0"/>
        <w:adjustRightInd w:val="0"/>
        <w:snapToGrid w:val="0"/>
        <w:spacing w:line="300" w:lineRule="auto"/>
        <w:ind w:right="85" w:firstLine="567"/>
        <w:jc w:val="both"/>
        <w:rPr>
          <w:i/>
          <w:color w:val="000000" w:themeColor="text1"/>
          <w:lang w:val="vi-VN"/>
        </w:rPr>
      </w:pPr>
      <w:r w:rsidRPr="00B226C8">
        <w:rPr>
          <w:color w:val="000000" w:themeColor="text1"/>
          <w:lang w:val="vi-VN"/>
        </w:rPr>
        <w:t xml:space="preserve">+ </w:t>
      </w:r>
      <w:r w:rsidRPr="00B226C8">
        <w:rPr>
          <w:b/>
          <w:i/>
          <w:color w:val="000000" w:themeColor="text1"/>
          <w:lang w:val="vi-VN"/>
        </w:rPr>
        <w:t>Hội đồng thi cụm</w:t>
      </w:r>
      <w:r w:rsidRPr="00FD4E01">
        <w:rPr>
          <w:b/>
          <w:i/>
          <w:color w:val="000000" w:themeColor="text1"/>
          <w:lang w:val="vi-VN"/>
        </w:rPr>
        <w:t xml:space="preserve"> liên trường</w:t>
      </w:r>
      <w:r w:rsidRPr="00B226C8">
        <w:rPr>
          <w:color w:val="000000" w:themeColor="text1"/>
          <w:lang w:val="vi-VN"/>
        </w:rPr>
        <w:t>: Theo nhu cầu tổ chức thi, các trường Tiểu học và THCS trong cùng khu vực tỉnh/thành phố/</w:t>
      </w:r>
      <w:r w:rsidRPr="005F0346">
        <w:rPr>
          <w:color w:val="000000" w:themeColor="text1"/>
          <w:lang w:val="vi-VN"/>
        </w:rPr>
        <w:t>xã/phường/đặc khu</w:t>
      </w:r>
      <w:r w:rsidRPr="00B226C8">
        <w:rPr>
          <w:color w:val="000000" w:themeColor="text1"/>
          <w:lang w:val="vi-VN"/>
        </w:rPr>
        <w:t xml:space="preserve"> có thể phối hợp thành lập </w:t>
      </w:r>
      <w:r w:rsidRPr="00B226C8">
        <w:rPr>
          <w:b/>
          <w:color w:val="000000" w:themeColor="text1"/>
          <w:lang w:val="vi-VN"/>
        </w:rPr>
        <w:t>cụm liên trường (sau đây gọi là “cụm thi</w:t>
      </w:r>
      <w:r w:rsidRPr="00B226C8">
        <w:rPr>
          <w:color w:val="000000" w:themeColor="text1"/>
          <w:lang w:val="vi-VN"/>
        </w:rPr>
        <w:t xml:space="preserve">”). Các Nhà trường tự phối hợp và tạo cụm thi trên hệ thống thông qua tài khoản giáo viên quản trị trường. </w:t>
      </w:r>
      <w:r w:rsidRPr="00B226C8">
        <w:rPr>
          <w:i/>
          <w:color w:val="000000" w:themeColor="text1"/>
          <w:lang w:val="vi-VN"/>
        </w:rPr>
        <w:t xml:space="preserve">Thầy/Cô xem Hướng dẫn về cụm thi tại </w:t>
      </w:r>
      <w:r w:rsidRPr="00AB72D8">
        <w:rPr>
          <w:i/>
          <w:color w:val="000000" w:themeColor="text1"/>
          <w:lang w:val="vi-VN"/>
        </w:rPr>
        <w:t>các bài hướng dẫn</w:t>
      </w:r>
      <w:r w:rsidRPr="00B226C8">
        <w:rPr>
          <w:i/>
          <w:color w:val="000000" w:themeColor="text1"/>
          <w:lang w:val="vi-VN"/>
        </w:rPr>
        <w:t xml:space="preserve"> trong Phụ lục VI.</w:t>
      </w:r>
    </w:p>
    <w:p w14:paraId="58588EBC" w14:textId="77777777" w:rsidR="00D35811" w:rsidRPr="00D062B4" w:rsidRDefault="00D35811" w:rsidP="00D35811">
      <w:pPr>
        <w:pStyle w:val="ListParagraph"/>
        <w:spacing w:line="300" w:lineRule="auto"/>
        <w:ind w:left="0" w:firstLine="567"/>
        <w:jc w:val="both"/>
        <w:rPr>
          <w:b/>
          <w:bCs/>
          <w:i/>
          <w:lang w:val="vi-VN"/>
        </w:rPr>
      </w:pPr>
      <w:r w:rsidRPr="00D062B4">
        <w:rPr>
          <w:b/>
          <w:bCs/>
          <w:i/>
          <w:lang w:val="vi-VN"/>
        </w:rPr>
        <w:t>Lưu ý:</w:t>
      </w:r>
    </w:p>
    <w:p w14:paraId="5868ABDF" w14:textId="77777777" w:rsidR="00D35811" w:rsidRPr="00FD4E01" w:rsidRDefault="00D35811" w:rsidP="00D35811">
      <w:pPr>
        <w:pStyle w:val="ListParagraph"/>
        <w:spacing w:line="300" w:lineRule="auto"/>
        <w:ind w:left="0" w:firstLine="567"/>
        <w:jc w:val="both"/>
        <w:rPr>
          <w:iCs/>
          <w:lang w:val="vi-VN"/>
        </w:rPr>
      </w:pPr>
      <w:r w:rsidRPr="00FD4E01">
        <w:rPr>
          <w:iCs/>
          <w:lang w:val="vi-VN"/>
        </w:rPr>
        <w:t xml:space="preserve">- </w:t>
      </w:r>
      <w:r w:rsidRPr="0028139A">
        <w:rPr>
          <w:iCs/>
          <w:lang w:val="vi-VN"/>
        </w:rPr>
        <w:t>C</w:t>
      </w:r>
      <w:r w:rsidRPr="00FD4E01">
        <w:rPr>
          <w:iCs/>
          <w:lang w:val="vi-VN"/>
        </w:rPr>
        <w:t xml:space="preserve">ác Nhà trường </w:t>
      </w:r>
      <w:r w:rsidRPr="0028139A">
        <w:rPr>
          <w:iCs/>
          <w:lang w:val="vi-VN"/>
        </w:rPr>
        <w:t xml:space="preserve">phối hợp tổ chức thi theo cụm liên trường phải </w:t>
      </w:r>
      <w:r w:rsidRPr="00FD4E01">
        <w:rPr>
          <w:iCs/>
          <w:lang w:val="vi-VN"/>
        </w:rPr>
        <w:t xml:space="preserve">có sự trao đổi và thống nhất trong việc thành lập Hội đồng thi cụm </w:t>
      </w:r>
      <w:r w:rsidRPr="005156C7">
        <w:rPr>
          <w:b/>
          <w:bCs/>
          <w:iCs/>
          <w:lang w:val="vi-VN"/>
        </w:rPr>
        <w:t>trước khi thao tác tạo cụm</w:t>
      </w:r>
      <w:r w:rsidRPr="00FD4E01">
        <w:rPr>
          <w:iCs/>
          <w:lang w:val="vi-VN"/>
        </w:rPr>
        <w:t xml:space="preserve"> hoặc đăng ký/phê duyệt yêu cầu tham gia cụm trên hệ thống.</w:t>
      </w:r>
    </w:p>
    <w:p w14:paraId="4296613A" w14:textId="77777777" w:rsidR="00D35811" w:rsidRPr="00FD4E01" w:rsidRDefault="00D35811" w:rsidP="00D35811">
      <w:pPr>
        <w:widowControl w:val="0"/>
        <w:autoSpaceDE w:val="0"/>
        <w:autoSpaceDN w:val="0"/>
        <w:adjustRightInd w:val="0"/>
        <w:snapToGrid w:val="0"/>
        <w:spacing w:line="300" w:lineRule="auto"/>
        <w:ind w:left="567"/>
        <w:jc w:val="both"/>
        <w:rPr>
          <w:b/>
          <w:bCs/>
          <w:lang w:val="vi-VN"/>
        </w:rPr>
      </w:pPr>
    </w:p>
    <w:p w14:paraId="1E1CD865" w14:textId="77777777" w:rsidR="00D35811" w:rsidRPr="00FD4E01" w:rsidRDefault="00D35811" w:rsidP="00D35811">
      <w:pPr>
        <w:widowControl w:val="0"/>
        <w:autoSpaceDE w:val="0"/>
        <w:autoSpaceDN w:val="0"/>
        <w:adjustRightInd w:val="0"/>
        <w:snapToGrid w:val="0"/>
        <w:spacing w:line="300" w:lineRule="auto"/>
        <w:ind w:left="567"/>
        <w:jc w:val="both"/>
        <w:rPr>
          <w:b/>
          <w:bCs/>
          <w:lang w:val="vi-VN"/>
        </w:rPr>
      </w:pPr>
      <w:r w:rsidRPr="00FD4E01">
        <w:rPr>
          <w:b/>
          <w:bCs/>
          <w:lang w:val="vi-VN"/>
        </w:rPr>
        <w:t>1.2. Chuẩn bị cơ sở vật chất</w:t>
      </w:r>
    </w:p>
    <w:p w14:paraId="53A66ADD" w14:textId="77777777" w:rsidR="00D35811" w:rsidRPr="00B226C8" w:rsidRDefault="00D35811" w:rsidP="00D35811">
      <w:pPr>
        <w:widowControl w:val="0"/>
        <w:autoSpaceDE w:val="0"/>
        <w:autoSpaceDN w:val="0"/>
        <w:adjustRightInd w:val="0"/>
        <w:snapToGrid w:val="0"/>
        <w:spacing w:line="300" w:lineRule="auto"/>
        <w:ind w:right="85" w:firstLine="567"/>
        <w:jc w:val="both"/>
        <w:rPr>
          <w:lang w:val="vi-VN"/>
        </w:rPr>
      </w:pPr>
      <w:r w:rsidRPr="00FD4E01">
        <w:rPr>
          <w:color w:val="000000" w:themeColor="text1"/>
          <w:lang w:val="vi-VN"/>
        </w:rPr>
        <w:t xml:space="preserve">- </w:t>
      </w:r>
      <w:r w:rsidRPr="00B226C8">
        <w:rPr>
          <w:lang w:val="vi-VN"/>
        </w:rPr>
        <w:t xml:space="preserve">Kỳ thi cấp trường năm học </w:t>
      </w:r>
      <w:r>
        <w:rPr>
          <w:lang w:val="vi-VN"/>
        </w:rPr>
        <w:t>2025-2026</w:t>
      </w:r>
      <w:r w:rsidRPr="00B226C8">
        <w:rPr>
          <w:lang w:val="vi-VN"/>
        </w:rPr>
        <w:t xml:space="preserve"> chỉ triển khai hình thức thi trực tiếp (thí sinh dự thi tại địa điểm do Hội đồng thi tổ chức).</w:t>
      </w:r>
    </w:p>
    <w:p w14:paraId="325E87C3" w14:textId="77777777" w:rsidR="00D35811" w:rsidRPr="00B70B33" w:rsidRDefault="00D35811" w:rsidP="00D35811">
      <w:pPr>
        <w:widowControl w:val="0"/>
        <w:autoSpaceDE w:val="0"/>
        <w:autoSpaceDN w:val="0"/>
        <w:adjustRightInd w:val="0"/>
        <w:snapToGrid w:val="0"/>
        <w:spacing w:line="300" w:lineRule="auto"/>
        <w:ind w:right="85" w:firstLine="567"/>
        <w:jc w:val="both"/>
        <w:rPr>
          <w:lang w:val="vi-VN"/>
        </w:rPr>
      </w:pPr>
      <w:r w:rsidRPr="005156C7">
        <w:rPr>
          <w:lang w:val="vi-VN"/>
        </w:rPr>
        <w:t>-</w:t>
      </w:r>
      <w:r w:rsidRPr="00B64555">
        <w:rPr>
          <w:lang w:val="vi-VN"/>
        </w:rPr>
        <w:t xml:space="preserve"> </w:t>
      </w:r>
      <w:r w:rsidRPr="00B70B33">
        <w:rPr>
          <w:b/>
          <w:bCs/>
          <w:lang w:val="vi-VN"/>
        </w:rPr>
        <w:t>Máy tính dự thi:</w:t>
      </w:r>
      <w:r w:rsidRPr="00B70B33">
        <w:rPr>
          <w:lang w:val="vi-VN"/>
        </w:rPr>
        <w:t xml:space="preserve"> Mỗi thí sinh được bố trí 01 (một) máy tính riêng, có kết nối Internet ổn định, đầy đủ hệ thống âm thanh và tai nghe hoạt động tốt. Chỉ sử dụng máy tính để bàn hoặc máy tính xách tay theo quy định. Các thiết bị khác có khả năng truy cập Internet (như máy tính bảng, điện thoại thông minh...) </w:t>
      </w:r>
      <w:r w:rsidRPr="005156C7">
        <w:rPr>
          <w:b/>
          <w:lang w:val="vi-VN"/>
        </w:rPr>
        <w:t xml:space="preserve">không được </w:t>
      </w:r>
      <w:r w:rsidRPr="00B70B33">
        <w:rPr>
          <w:b/>
          <w:bCs/>
          <w:lang w:val="vi-VN"/>
        </w:rPr>
        <w:t xml:space="preserve">phép </w:t>
      </w:r>
      <w:r w:rsidRPr="005156C7">
        <w:rPr>
          <w:b/>
          <w:lang w:val="vi-VN"/>
        </w:rPr>
        <w:t>sử dụng</w:t>
      </w:r>
      <w:r w:rsidRPr="00B70B33">
        <w:rPr>
          <w:lang w:val="vi-VN"/>
        </w:rPr>
        <w:t xml:space="preserve"> trong các kỳ thi chính thức.</w:t>
      </w:r>
    </w:p>
    <w:p w14:paraId="6F8B17C2" w14:textId="77777777" w:rsidR="00D35811" w:rsidRPr="005156C7" w:rsidRDefault="00D35811" w:rsidP="00D35811">
      <w:pPr>
        <w:widowControl w:val="0"/>
        <w:autoSpaceDE w:val="0"/>
        <w:autoSpaceDN w:val="0"/>
        <w:adjustRightInd w:val="0"/>
        <w:snapToGrid w:val="0"/>
        <w:spacing w:line="300" w:lineRule="auto"/>
        <w:ind w:right="85" w:firstLine="567"/>
        <w:jc w:val="both"/>
        <w:rPr>
          <w:lang w:val="vi-VN"/>
        </w:rPr>
      </w:pPr>
      <w:r>
        <w:rPr>
          <w:lang w:val="vi-VN"/>
        </w:rPr>
        <w:t>-</w:t>
      </w:r>
      <w:r w:rsidRPr="00B64555">
        <w:rPr>
          <w:lang w:val="vi-VN"/>
        </w:rPr>
        <w:t xml:space="preserve"> </w:t>
      </w:r>
      <w:r w:rsidRPr="00B70B33">
        <w:rPr>
          <w:b/>
          <w:bCs/>
          <w:lang w:val="vi-VN"/>
        </w:rPr>
        <w:t>Thiết bị giám sát phòng thi:</w:t>
      </w:r>
      <w:r w:rsidRPr="00B70B33">
        <w:rPr>
          <w:lang w:val="vi-VN"/>
        </w:rPr>
        <w:t xml:space="preserve"> Mỗi phòng thi phải được trang bị </w:t>
      </w:r>
      <w:r w:rsidRPr="005156C7">
        <w:rPr>
          <w:b/>
          <w:lang w:val="vi-VN"/>
        </w:rPr>
        <w:t>thiết bị quay video giám sát</w:t>
      </w:r>
      <w:r w:rsidRPr="00B70B33">
        <w:rPr>
          <w:lang w:val="vi-VN"/>
        </w:rPr>
        <w:t xml:space="preserve">. Camera phải đảm bảo </w:t>
      </w:r>
      <w:r w:rsidRPr="00B70B33">
        <w:rPr>
          <w:b/>
          <w:bCs/>
          <w:lang w:val="vi-VN"/>
        </w:rPr>
        <w:t>ghi hình và thu âm toàn bộ không gian</w:t>
      </w:r>
      <w:r w:rsidRPr="005156C7">
        <w:rPr>
          <w:b/>
          <w:lang w:val="vi-VN"/>
        </w:rPr>
        <w:t xml:space="preserve"> phòng thi</w:t>
      </w:r>
      <w:r w:rsidRPr="00B70B33">
        <w:rPr>
          <w:lang w:val="vi-VN"/>
        </w:rPr>
        <w:t>,</w:t>
      </w:r>
      <w:r w:rsidRPr="005156C7">
        <w:rPr>
          <w:lang w:val="vi-VN"/>
        </w:rPr>
        <w:t xml:space="preserve"> bao quát </w:t>
      </w:r>
      <w:r w:rsidRPr="00B70B33">
        <w:rPr>
          <w:lang w:val="vi-VN"/>
        </w:rPr>
        <w:t>được tất cả</w:t>
      </w:r>
      <w:r w:rsidRPr="005156C7">
        <w:rPr>
          <w:lang w:val="vi-VN"/>
        </w:rPr>
        <w:t xml:space="preserve"> thí sinh trong suốt </w:t>
      </w:r>
      <w:r w:rsidRPr="00B70B33">
        <w:rPr>
          <w:lang w:val="vi-VN"/>
        </w:rPr>
        <w:t>thời gian</w:t>
      </w:r>
      <w:r w:rsidRPr="005156C7">
        <w:rPr>
          <w:lang w:val="vi-VN"/>
        </w:rPr>
        <w:t xml:space="preserve"> thi.</w:t>
      </w:r>
    </w:p>
    <w:p w14:paraId="461B5819" w14:textId="77777777" w:rsidR="00D35811" w:rsidRPr="00FD4E01" w:rsidRDefault="00D35811" w:rsidP="00D35811">
      <w:pPr>
        <w:widowControl w:val="0"/>
        <w:autoSpaceDE w:val="0"/>
        <w:autoSpaceDN w:val="0"/>
        <w:adjustRightInd w:val="0"/>
        <w:snapToGrid w:val="0"/>
        <w:spacing w:line="300" w:lineRule="auto"/>
        <w:ind w:firstLine="567"/>
        <w:jc w:val="both"/>
        <w:rPr>
          <w:b/>
          <w:bCs/>
          <w:iCs/>
          <w:color w:val="000000" w:themeColor="text1"/>
          <w:lang w:val="vi-VN"/>
        </w:rPr>
      </w:pPr>
    </w:p>
    <w:p w14:paraId="220FA335" w14:textId="77777777" w:rsidR="00D35811" w:rsidRDefault="00D35811" w:rsidP="00D35811">
      <w:pPr>
        <w:widowControl w:val="0"/>
        <w:autoSpaceDE w:val="0"/>
        <w:autoSpaceDN w:val="0"/>
        <w:adjustRightInd w:val="0"/>
        <w:snapToGrid w:val="0"/>
        <w:spacing w:line="300" w:lineRule="auto"/>
        <w:ind w:firstLine="567"/>
        <w:jc w:val="both"/>
        <w:rPr>
          <w:b/>
          <w:bCs/>
          <w:iCs/>
          <w:color w:val="000000" w:themeColor="text1"/>
          <w:lang w:val="vi-VN"/>
        </w:rPr>
      </w:pPr>
      <w:r w:rsidRPr="00FD4E01">
        <w:rPr>
          <w:b/>
          <w:bCs/>
          <w:iCs/>
          <w:color w:val="000000" w:themeColor="text1"/>
          <w:lang w:val="vi-VN"/>
        </w:rPr>
        <w:t>2. ĐĂNG KÝ THI</w:t>
      </w:r>
    </w:p>
    <w:p w14:paraId="4CF4DFDA" w14:textId="77777777" w:rsidR="00D35811" w:rsidRPr="00FD4E01" w:rsidRDefault="00D35811" w:rsidP="00D35811">
      <w:pPr>
        <w:spacing w:line="300" w:lineRule="auto"/>
        <w:ind w:firstLine="567"/>
        <w:jc w:val="both"/>
        <w:rPr>
          <w:color w:val="000000" w:themeColor="text1"/>
          <w:lang w:val="vi-VN"/>
        </w:rPr>
      </w:pPr>
      <w:r w:rsidRPr="00FD4E01">
        <w:rPr>
          <w:color w:val="000000" w:themeColor="text1"/>
          <w:lang w:val="vi-VN"/>
        </w:rPr>
        <w:t xml:space="preserve">Các Hội đồng thi thực hiện đăng ký trực tuyến danh sách thí sinh đủ điều kiện tham gia kỳ thi cấp trường </w:t>
      </w:r>
      <w:r w:rsidRPr="009A1635">
        <w:rPr>
          <w:b/>
          <w:bCs/>
          <w:color w:val="000000" w:themeColor="text1"/>
          <w:lang w:val="vi-VN"/>
        </w:rPr>
        <w:t>trên tài khoản giáo viên quản trị trường</w:t>
      </w:r>
      <w:r w:rsidRPr="00FD4E01">
        <w:rPr>
          <w:color w:val="000000" w:themeColor="text1"/>
          <w:lang w:val="vi-VN"/>
        </w:rPr>
        <w:t>.</w:t>
      </w:r>
    </w:p>
    <w:p w14:paraId="693C7F7E" w14:textId="77777777" w:rsidR="00D35811" w:rsidRPr="00FD4E01" w:rsidRDefault="00D35811" w:rsidP="00D35811">
      <w:pPr>
        <w:spacing w:line="300" w:lineRule="auto"/>
        <w:ind w:firstLine="567"/>
        <w:jc w:val="both"/>
        <w:rPr>
          <w:color w:val="000000" w:themeColor="text1"/>
          <w:lang w:val="vi-VN"/>
        </w:rPr>
      </w:pPr>
      <w:r w:rsidRPr="00FD4E01">
        <w:rPr>
          <w:color w:val="000000" w:themeColor="text1"/>
          <w:lang w:val="vi-VN"/>
        </w:rPr>
        <w:lastRenderedPageBreak/>
        <w:t xml:space="preserve">Chi tiết hướng dẫn đăng ký danh sách thí sinh tham dự thi IOE các cấp, Thầy/Cô tham khảo tại: </w:t>
      </w:r>
      <w:r w:rsidRPr="00FD4E01">
        <w:rPr>
          <w:b/>
          <w:i/>
          <w:color w:val="000000" w:themeColor="text1"/>
          <w:lang w:val="vi-VN"/>
        </w:rPr>
        <w:t>https://ioe.vn/huong-dan/faqdetails/270/44-32</w:t>
      </w:r>
      <w:r w:rsidRPr="00FD4E01">
        <w:rPr>
          <w:color w:val="000000" w:themeColor="text1"/>
          <w:lang w:val="vi-VN"/>
        </w:rPr>
        <w:t>.</w:t>
      </w:r>
    </w:p>
    <w:p w14:paraId="50F3E1AF" w14:textId="77777777" w:rsidR="00D35811" w:rsidRPr="00FD4E01" w:rsidRDefault="00D35811" w:rsidP="00D35811">
      <w:pPr>
        <w:snapToGrid w:val="0"/>
        <w:spacing w:line="300" w:lineRule="auto"/>
        <w:ind w:firstLine="567"/>
        <w:jc w:val="both"/>
        <w:rPr>
          <w:b/>
          <w:bCs/>
          <w:lang w:val="vi-VN"/>
        </w:rPr>
      </w:pPr>
      <w:r w:rsidRPr="00FD4E01">
        <w:rPr>
          <w:b/>
          <w:color w:val="000000" w:themeColor="text1"/>
          <w:lang w:val="vi-VN"/>
        </w:rPr>
        <w:t xml:space="preserve">2.1. </w:t>
      </w:r>
      <w:r w:rsidRPr="00FD4E01">
        <w:rPr>
          <w:b/>
          <w:bCs/>
          <w:lang w:val="vi-VN"/>
        </w:rPr>
        <w:t>Điều kiện đăng ký dự thi đối với học sinh</w:t>
      </w:r>
    </w:p>
    <w:p w14:paraId="3725D968" w14:textId="77777777" w:rsidR="00D35811" w:rsidRPr="00FD4E01" w:rsidRDefault="00D35811" w:rsidP="00D35811">
      <w:pPr>
        <w:pStyle w:val="ListParagraph"/>
        <w:spacing w:line="300" w:lineRule="auto"/>
        <w:ind w:left="0" w:firstLine="426"/>
        <w:jc w:val="both"/>
        <w:rPr>
          <w:color w:val="000000" w:themeColor="text1"/>
          <w:lang w:val="vi-VN"/>
        </w:rPr>
      </w:pPr>
      <w:r w:rsidRPr="00FD4E01">
        <w:rPr>
          <w:color w:val="000000" w:themeColor="text1"/>
          <w:lang w:val="vi-VN"/>
        </w:rPr>
        <w:t>- Điều kiện của BTC: Học sinh đã hoàn thành </w:t>
      </w:r>
      <w:r w:rsidRPr="00FD4E01">
        <w:rPr>
          <w:b/>
          <w:color w:val="000000" w:themeColor="text1"/>
          <w:lang w:val="vi-VN"/>
        </w:rPr>
        <w:t>vòng tự luyện thứ 15</w:t>
      </w:r>
      <w:r w:rsidRPr="00FD4E01">
        <w:rPr>
          <w:color w:val="000000" w:themeColor="text1"/>
          <w:lang w:val="vi-VN"/>
        </w:rPr>
        <w:t xml:space="preserve"> và </w:t>
      </w:r>
      <w:r w:rsidRPr="00FD4E01">
        <w:rPr>
          <w:b/>
          <w:color w:val="000000" w:themeColor="text1"/>
          <w:lang w:val="vi-VN"/>
        </w:rPr>
        <w:t>tài khoản ở trạng thái xác thực thành công</w:t>
      </w:r>
      <w:r w:rsidRPr="00FD4E01">
        <w:rPr>
          <w:color w:val="000000" w:themeColor="text1"/>
          <w:lang w:val="vi-VN"/>
        </w:rPr>
        <w:t>.</w:t>
      </w:r>
    </w:p>
    <w:p w14:paraId="421234A9" w14:textId="77777777" w:rsidR="00D35811" w:rsidRPr="002D5FCF" w:rsidRDefault="00D35811" w:rsidP="00D35811">
      <w:pPr>
        <w:pStyle w:val="ListParagraph"/>
        <w:spacing w:line="300" w:lineRule="auto"/>
        <w:ind w:left="0" w:firstLine="426"/>
        <w:jc w:val="both"/>
        <w:rPr>
          <w:color w:val="000000" w:themeColor="text1"/>
          <w:lang w:val="vi-VN"/>
        </w:rPr>
      </w:pPr>
      <w:r w:rsidRPr="00FD4E01">
        <w:rPr>
          <w:color w:val="000000" w:themeColor="text1"/>
          <w:lang w:val="vi-VN"/>
        </w:rPr>
        <w:t xml:space="preserve">- </w:t>
      </w:r>
      <w:r w:rsidRPr="00610B63">
        <w:rPr>
          <w:color w:val="000000" w:themeColor="text1"/>
          <w:lang w:val="vi-VN"/>
        </w:rPr>
        <w:t xml:space="preserve">Các </w:t>
      </w:r>
      <w:r w:rsidRPr="00FD4E01">
        <w:rPr>
          <w:color w:val="000000" w:themeColor="text1"/>
          <w:lang w:val="vi-VN"/>
        </w:rPr>
        <w:t xml:space="preserve">Hội đồng thi hoàn toàn chủ động </w:t>
      </w:r>
      <w:r w:rsidRPr="00610B63">
        <w:rPr>
          <w:color w:val="000000" w:themeColor="text1"/>
          <w:lang w:val="vi-VN"/>
        </w:rPr>
        <w:t xml:space="preserve">đưa thêm </w:t>
      </w:r>
      <w:r w:rsidRPr="002D5FCF">
        <w:rPr>
          <w:color w:val="000000" w:themeColor="text1"/>
          <w:lang w:val="vi-VN"/>
        </w:rPr>
        <w:t xml:space="preserve">các </w:t>
      </w:r>
      <w:r w:rsidRPr="00610B63">
        <w:rPr>
          <w:color w:val="000000" w:themeColor="text1"/>
          <w:lang w:val="vi-VN"/>
        </w:rPr>
        <w:t xml:space="preserve">điều kiện </w:t>
      </w:r>
      <w:r w:rsidRPr="002D5FCF">
        <w:rPr>
          <w:color w:val="000000" w:themeColor="text1"/>
          <w:lang w:val="vi-VN"/>
        </w:rPr>
        <w:t xml:space="preserve">riêng </w:t>
      </w:r>
      <w:r w:rsidRPr="00FD4E01">
        <w:rPr>
          <w:color w:val="000000" w:themeColor="text1"/>
          <w:lang w:val="vi-VN"/>
        </w:rPr>
        <w:t>mà không trái với điều kiện của BTC</w:t>
      </w:r>
      <w:r w:rsidRPr="002D5FCF">
        <w:rPr>
          <w:color w:val="000000" w:themeColor="text1"/>
          <w:lang w:val="vi-VN"/>
        </w:rPr>
        <w:t xml:space="preserve"> để </w:t>
      </w:r>
      <w:r w:rsidRPr="00FD4E01">
        <w:rPr>
          <w:color w:val="000000" w:themeColor="text1"/>
          <w:lang w:val="vi-VN"/>
        </w:rPr>
        <w:t>lựa chọn danh sách và số lượng học sinh dự thi</w:t>
      </w:r>
      <w:r w:rsidRPr="002D5FCF">
        <w:rPr>
          <w:color w:val="000000" w:themeColor="text1"/>
          <w:lang w:val="vi-VN"/>
        </w:rPr>
        <w:t>.</w:t>
      </w:r>
    </w:p>
    <w:p w14:paraId="4F7B14FB" w14:textId="77777777" w:rsidR="00D35811" w:rsidRPr="00966BAF" w:rsidRDefault="00D35811" w:rsidP="00D35811">
      <w:pPr>
        <w:pStyle w:val="ListParagraph"/>
        <w:spacing w:line="300" w:lineRule="auto"/>
        <w:ind w:left="0" w:firstLine="567"/>
        <w:jc w:val="both"/>
        <w:rPr>
          <w:i/>
          <w:iCs/>
          <w:color w:val="000000" w:themeColor="text1"/>
          <w:lang w:val="vi-VN"/>
        </w:rPr>
      </w:pPr>
      <w:r w:rsidRPr="001F48D8">
        <w:rPr>
          <w:color w:val="000000" w:themeColor="text1"/>
          <w:lang w:val="vi-VN"/>
        </w:rPr>
        <w:t xml:space="preserve">- </w:t>
      </w:r>
      <w:r w:rsidRPr="000C30B2">
        <w:rPr>
          <w:color w:val="000000" w:themeColor="text1"/>
          <w:lang w:val="vi-VN"/>
        </w:rPr>
        <w:t>Giáo viên</w:t>
      </w:r>
      <w:r w:rsidRPr="00FD4E01">
        <w:rPr>
          <w:color w:val="000000" w:themeColor="text1"/>
          <w:lang w:val="vi-VN"/>
        </w:rPr>
        <w:t xml:space="preserve"> và học sinh </w:t>
      </w:r>
      <w:r w:rsidRPr="000C30B2">
        <w:rPr>
          <w:color w:val="000000" w:themeColor="text1"/>
          <w:lang w:val="vi-VN"/>
        </w:rPr>
        <w:t>rà soát</w:t>
      </w:r>
      <w:r w:rsidRPr="00FD4E01">
        <w:rPr>
          <w:color w:val="000000" w:themeColor="text1"/>
          <w:lang w:val="vi-VN"/>
        </w:rPr>
        <w:t xml:space="preserve"> chuẩn hóa thông tin trường, thông tin trong tài khoản học sinh </w:t>
      </w:r>
      <w:r w:rsidRPr="001F48D8">
        <w:rPr>
          <w:color w:val="000000" w:themeColor="text1"/>
          <w:lang w:val="vi-VN"/>
        </w:rPr>
        <w:t xml:space="preserve">(họ tên, </w:t>
      </w:r>
      <w:r w:rsidRPr="000C30B2">
        <w:rPr>
          <w:color w:val="000000" w:themeColor="text1"/>
          <w:lang w:val="vi-VN"/>
        </w:rPr>
        <w:t>tên</w:t>
      </w:r>
      <w:r w:rsidRPr="001F48D8">
        <w:rPr>
          <w:color w:val="000000" w:themeColor="text1"/>
          <w:lang w:val="vi-VN"/>
        </w:rPr>
        <w:t xml:space="preserve"> trường, tên lớp)</w:t>
      </w:r>
      <w:r w:rsidRPr="00C06B82">
        <w:rPr>
          <w:color w:val="000000" w:themeColor="text1"/>
          <w:lang w:val="vi-VN"/>
        </w:rPr>
        <w:t xml:space="preserve"> </w:t>
      </w:r>
      <w:r w:rsidRPr="00FD4E01">
        <w:rPr>
          <w:color w:val="000000" w:themeColor="text1"/>
          <w:lang w:val="vi-VN"/>
        </w:rPr>
        <w:t>trước khi thao tác đăng ký danh sách dự thi</w:t>
      </w:r>
      <w:r w:rsidRPr="00C06B82">
        <w:rPr>
          <w:color w:val="000000" w:themeColor="text1"/>
          <w:lang w:val="vi-VN"/>
        </w:rPr>
        <w:t xml:space="preserve">. Trường hợp học sinh không đúng thông tin sẽ không được công nhận kết quả </w:t>
      </w:r>
      <w:r w:rsidRPr="00ED3A76">
        <w:rPr>
          <w:color w:val="000000" w:themeColor="text1"/>
          <w:lang w:val="vi-VN"/>
        </w:rPr>
        <w:t xml:space="preserve">thi để xét </w:t>
      </w:r>
      <w:r w:rsidRPr="00C06B82">
        <w:rPr>
          <w:color w:val="000000" w:themeColor="text1"/>
          <w:lang w:val="vi-VN"/>
        </w:rPr>
        <w:t>vinh danh</w:t>
      </w:r>
      <w:r w:rsidRPr="00ED3A76">
        <w:rPr>
          <w:color w:val="000000" w:themeColor="text1"/>
          <w:lang w:val="vi-VN"/>
        </w:rPr>
        <w:t>.</w:t>
      </w:r>
      <w:r w:rsidRPr="007319FB">
        <w:rPr>
          <w:color w:val="000000" w:themeColor="text1"/>
          <w:lang w:val="vi-VN"/>
        </w:rPr>
        <w:t xml:space="preserve"> </w:t>
      </w:r>
      <w:r w:rsidRPr="00966BAF">
        <w:rPr>
          <w:i/>
          <w:iCs/>
          <w:color w:val="000000" w:themeColor="text1"/>
          <w:lang w:val="vi-VN"/>
        </w:rPr>
        <w:t xml:space="preserve">Các trường hợp thông tin chưa chính xác cần xử lý theo lưu ý tại </w:t>
      </w:r>
      <w:r w:rsidRPr="00966BAF">
        <w:rPr>
          <w:b/>
          <w:bCs/>
          <w:i/>
          <w:iCs/>
          <w:color w:val="000000" w:themeColor="text1"/>
          <w:lang w:val="vi-VN"/>
        </w:rPr>
        <w:t>phần 2.</w:t>
      </w:r>
      <w:r w:rsidRPr="00B24C34">
        <w:rPr>
          <w:b/>
          <w:bCs/>
          <w:i/>
          <w:iCs/>
          <w:color w:val="000000" w:themeColor="text1"/>
          <w:lang w:val="vi-VN"/>
        </w:rPr>
        <w:t>2</w:t>
      </w:r>
      <w:r w:rsidRPr="00966BAF">
        <w:rPr>
          <w:b/>
          <w:bCs/>
          <w:i/>
          <w:iCs/>
          <w:color w:val="000000" w:themeColor="text1"/>
          <w:lang w:val="vi-VN"/>
        </w:rPr>
        <w:t xml:space="preserve"> </w:t>
      </w:r>
      <w:r w:rsidRPr="00966BAF">
        <w:rPr>
          <w:i/>
          <w:iCs/>
          <w:color w:val="000000" w:themeColor="text1"/>
          <w:lang w:val="vi-VN"/>
        </w:rPr>
        <w:t>dưới đây.</w:t>
      </w:r>
    </w:p>
    <w:p w14:paraId="3FE0B601" w14:textId="77777777" w:rsidR="00D35811" w:rsidRPr="00ED3A76" w:rsidRDefault="00D35811" w:rsidP="00D35811">
      <w:pPr>
        <w:pStyle w:val="ListParagraph"/>
        <w:spacing w:line="300" w:lineRule="auto"/>
        <w:ind w:left="0" w:firstLine="426"/>
        <w:jc w:val="both"/>
        <w:rPr>
          <w:color w:val="000000" w:themeColor="text1"/>
          <w:lang w:val="vi-VN"/>
        </w:rPr>
      </w:pPr>
    </w:p>
    <w:p w14:paraId="2AB30F85" w14:textId="77777777" w:rsidR="00D35811" w:rsidRPr="009E1FB9" w:rsidRDefault="00D35811" w:rsidP="00D35811">
      <w:pPr>
        <w:snapToGrid w:val="0"/>
        <w:spacing w:line="300" w:lineRule="auto"/>
        <w:ind w:firstLine="567"/>
        <w:jc w:val="both"/>
        <w:rPr>
          <w:b/>
          <w:color w:val="000000" w:themeColor="text1"/>
          <w:lang w:val="vi-VN"/>
        </w:rPr>
      </w:pPr>
      <w:r w:rsidRPr="00FD4E01">
        <w:rPr>
          <w:b/>
          <w:color w:val="000000" w:themeColor="text1"/>
          <w:lang w:val="vi-VN"/>
        </w:rPr>
        <w:t xml:space="preserve">2.2. </w:t>
      </w:r>
      <w:r w:rsidRPr="00FD4E01">
        <w:rPr>
          <w:b/>
          <w:bCs/>
          <w:lang w:val="vi-VN"/>
        </w:rPr>
        <w:t xml:space="preserve">Thời hạn </w:t>
      </w:r>
      <w:r w:rsidRPr="00930DEC">
        <w:rPr>
          <w:b/>
          <w:bCs/>
          <w:lang w:val="vi-VN"/>
        </w:rPr>
        <w:t>g</w:t>
      </w:r>
      <w:r w:rsidRPr="00E279F4">
        <w:rPr>
          <w:b/>
          <w:bCs/>
          <w:lang w:val="vi-VN"/>
        </w:rPr>
        <w:t xml:space="preserve">iáo viên quản trị </w:t>
      </w:r>
      <w:r w:rsidRPr="00FD4E01">
        <w:rPr>
          <w:b/>
          <w:bCs/>
          <w:lang w:val="vi-VN"/>
        </w:rPr>
        <w:t>đăng ký</w:t>
      </w:r>
      <w:r w:rsidRPr="00E279F4">
        <w:rPr>
          <w:b/>
          <w:bCs/>
          <w:lang w:val="vi-VN"/>
        </w:rPr>
        <w:t xml:space="preserve"> học sinh dự thi</w:t>
      </w:r>
      <w:r w:rsidRPr="009E1FB9">
        <w:rPr>
          <w:b/>
          <w:bCs/>
          <w:lang w:val="vi-VN"/>
        </w:rPr>
        <w:t xml:space="preserve"> trên hệ thống</w:t>
      </w:r>
    </w:p>
    <w:p w14:paraId="32671BE9" w14:textId="77777777" w:rsidR="00D35811" w:rsidRPr="00FD4E01" w:rsidRDefault="00D35811" w:rsidP="00D35811">
      <w:pPr>
        <w:spacing w:line="300" w:lineRule="auto"/>
        <w:ind w:firstLine="567"/>
        <w:jc w:val="both"/>
        <w:rPr>
          <w:color w:val="000000" w:themeColor="text1"/>
          <w:lang w:val="vi-VN"/>
        </w:rPr>
      </w:pPr>
      <w:r w:rsidRPr="00FD4E01">
        <w:rPr>
          <w:color w:val="000000" w:themeColor="text1"/>
          <w:lang w:val="vi-VN"/>
        </w:rPr>
        <w:t xml:space="preserve">Thời hạn đăng ký: </w:t>
      </w:r>
      <w:r w:rsidRPr="00FD4E01">
        <w:rPr>
          <w:b/>
          <w:color w:val="000000" w:themeColor="text1"/>
          <w:lang w:val="vi-VN"/>
        </w:rPr>
        <w:t xml:space="preserve">9h00 ngày </w:t>
      </w:r>
      <w:r w:rsidRPr="00CE5110">
        <w:rPr>
          <w:b/>
          <w:color w:val="000000" w:themeColor="text1"/>
          <w:lang w:val="vi-VN"/>
        </w:rPr>
        <w:t>19</w:t>
      </w:r>
      <w:r w:rsidRPr="00FD4E01">
        <w:rPr>
          <w:b/>
          <w:color w:val="000000" w:themeColor="text1"/>
          <w:lang w:val="vi-VN"/>
        </w:rPr>
        <w:t>/11/</w:t>
      </w:r>
      <w:r>
        <w:rPr>
          <w:b/>
          <w:color w:val="000000" w:themeColor="text1"/>
          <w:lang w:val="vi-VN"/>
        </w:rPr>
        <w:t>2025</w:t>
      </w:r>
      <w:r w:rsidRPr="00FD4E01">
        <w:rPr>
          <w:b/>
          <w:color w:val="000000" w:themeColor="text1"/>
          <w:lang w:val="vi-VN"/>
        </w:rPr>
        <w:t xml:space="preserve"> – 17h30 ngày 2</w:t>
      </w:r>
      <w:r w:rsidRPr="00CE5110">
        <w:rPr>
          <w:b/>
          <w:color w:val="000000" w:themeColor="text1"/>
          <w:lang w:val="vi-VN"/>
        </w:rPr>
        <w:t>5</w:t>
      </w:r>
      <w:r w:rsidRPr="00FD4E01">
        <w:rPr>
          <w:b/>
          <w:color w:val="000000" w:themeColor="text1"/>
          <w:lang w:val="vi-VN"/>
        </w:rPr>
        <w:t>/11/</w:t>
      </w:r>
      <w:r>
        <w:rPr>
          <w:b/>
          <w:color w:val="000000" w:themeColor="text1"/>
          <w:lang w:val="vi-VN"/>
        </w:rPr>
        <w:t>2025</w:t>
      </w:r>
      <w:r w:rsidRPr="00FD4E01">
        <w:rPr>
          <w:color w:val="000000" w:themeColor="text1"/>
          <w:lang w:val="vi-VN"/>
        </w:rPr>
        <w:t>.</w:t>
      </w:r>
    </w:p>
    <w:p w14:paraId="38A69522" w14:textId="77777777" w:rsidR="00D35811" w:rsidRDefault="00D35811" w:rsidP="00D35811">
      <w:pPr>
        <w:spacing w:line="300" w:lineRule="auto"/>
        <w:ind w:left="567"/>
        <w:jc w:val="both"/>
        <w:rPr>
          <w:color w:val="000000" w:themeColor="text1"/>
          <w:lang w:val="vi-VN"/>
        </w:rPr>
      </w:pPr>
      <w:r w:rsidRPr="00FD4E01">
        <w:rPr>
          <w:color w:val="000000" w:themeColor="text1"/>
          <w:lang w:val="vi-VN"/>
        </w:rPr>
        <w:t>Hệ thống chỉ thực hiện mở đăng ký thi trong khung thời gian thông báo trên.</w:t>
      </w:r>
    </w:p>
    <w:p w14:paraId="69B40ADF" w14:textId="77777777" w:rsidR="00D35811" w:rsidRPr="00D00EF4" w:rsidRDefault="00D35811" w:rsidP="00D35811">
      <w:pPr>
        <w:spacing w:line="300" w:lineRule="auto"/>
        <w:ind w:left="567"/>
        <w:jc w:val="both"/>
        <w:rPr>
          <w:b/>
          <w:bCs/>
          <w:i/>
          <w:iCs/>
          <w:color w:val="000000" w:themeColor="text1"/>
          <w:lang w:val="vi-VN"/>
        </w:rPr>
      </w:pPr>
      <w:r w:rsidRPr="00D00EF4">
        <w:rPr>
          <w:b/>
          <w:bCs/>
          <w:i/>
          <w:iCs/>
          <w:color w:val="000000" w:themeColor="text1"/>
          <w:lang w:val="vi-VN"/>
        </w:rPr>
        <w:t>Lưu ý:</w:t>
      </w:r>
    </w:p>
    <w:p w14:paraId="3B11FED4" w14:textId="77777777" w:rsidR="00D35811" w:rsidRPr="00FD4E01" w:rsidRDefault="00D35811" w:rsidP="00D35811">
      <w:pPr>
        <w:spacing w:line="300" w:lineRule="auto"/>
        <w:ind w:firstLine="567"/>
        <w:jc w:val="both"/>
        <w:rPr>
          <w:color w:val="000000" w:themeColor="text1"/>
          <w:lang w:val="vi-VN"/>
        </w:rPr>
      </w:pPr>
      <w:r w:rsidRPr="00D00EF4">
        <w:rPr>
          <w:color w:val="000000" w:themeColor="text1"/>
          <w:lang w:val="vi-VN"/>
        </w:rPr>
        <w:t xml:space="preserve">- </w:t>
      </w:r>
      <w:r w:rsidRPr="0025406B">
        <w:rPr>
          <w:i/>
          <w:iCs/>
          <w:color w:val="000000" w:themeColor="text1"/>
          <w:lang w:val="vi-VN"/>
        </w:rPr>
        <w:t>Rà soát thông tin học sinh đăng ký thi:</w:t>
      </w:r>
      <w:r w:rsidRPr="00D00EF4">
        <w:rPr>
          <w:color w:val="000000" w:themeColor="text1"/>
          <w:lang w:val="vi-VN"/>
        </w:rPr>
        <w:t xml:space="preserve"> Nếu tài khoản học sinh có sai thông tin (họ tên, trường, lớp), học sinh cần gửi yêu cầu chỉnh sửa cho giáo viên trong thời gian </w:t>
      </w:r>
      <w:r w:rsidRPr="00BF0361">
        <w:rPr>
          <w:i/>
          <w:iCs/>
          <w:color w:val="000000" w:themeColor="text1"/>
          <w:lang w:val="vi-VN"/>
        </w:rPr>
        <w:t>0h00 ngày 17/11/2025 – 23h59 ngày 24/11/2025</w:t>
      </w:r>
      <w:r w:rsidRPr="00D00EF4">
        <w:rPr>
          <w:color w:val="000000" w:themeColor="text1"/>
          <w:lang w:val="vi-VN"/>
        </w:rPr>
        <w:t xml:space="preserve">. Giáo viên quản trị phê duyệt hoặc từ chối yêu cầu </w:t>
      </w:r>
      <w:r w:rsidRPr="00BF0361">
        <w:rPr>
          <w:b/>
          <w:bCs/>
          <w:i/>
          <w:iCs/>
          <w:color w:val="000000" w:themeColor="text1"/>
          <w:lang w:val="vi-VN"/>
        </w:rPr>
        <w:t>trước 17h30 ngày 25/11/2025</w:t>
      </w:r>
      <w:r w:rsidRPr="00D00EF4">
        <w:rPr>
          <w:color w:val="000000" w:themeColor="text1"/>
          <w:lang w:val="vi-VN"/>
        </w:rPr>
        <w:t>.</w:t>
      </w:r>
    </w:p>
    <w:p w14:paraId="3C69E17C" w14:textId="77777777" w:rsidR="00D35811" w:rsidRPr="0025406B" w:rsidRDefault="00D35811" w:rsidP="00D35811">
      <w:pPr>
        <w:snapToGrid w:val="0"/>
        <w:spacing w:line="300" w:lineRule="auto"/>
        <w:ind w:firstLine="567"/>
        <w:jc w:val="both"/>
        <w:rPr>
          <w:bCs/>
          <w:color w:val="000000" w:themeColor="text1"/>
          <w:lang w:val="vi-VN"/>
        </w:rPr>
      </w:pPr>
      <w:r w:rsidRPr="0025406B">
        <w:rPr>
          <w:b/>
          <w:color w:val="000000" w:themeColor="text1"/>
          <w:lang w:val="vi-VN"/>
        </w:rPr>
        <w:t xml:space="preserve">- </w:t>
      </w:r>
      <w:r w:rsidRPr="0025406B">
        <w:rPr>
          <w:bCs/>
          <w:i/>
          <w:iCs/>
          <w:color w:val="000000" w:themeColor="text1"/>
          <w:lang w:val="vi-VN"/>
        </w:rPr>
        <w:t>Điều kiện đủ để được đăng ký dự thi:</w:t>
      </w:r>
      <w:r w:rsidRPr="0025406B">
        <w:rPr>
          <w:b/>
          <w:color w:val="000000" w:themeColor="text1"/>
          <w:lang w:val="vi-VN"/>
        </w:rPr>
        <w:t xml:space="preserve"> </w:t>
      </w:r>
      <w:r w:rsidRPr="0025406B">
        <w:rPr>
          <w:bCs/>
          <w:color w:val="000000" w:themeColor="text1"/>
          <w:lang w:val="vi-VN"/>
        </w:rPr>
        <w:t xml:space="preserve">Học sinh phải </w:t>
      </w:r>
      <w:r w:rsidRPr="0025406B">
        <w:rPr>
          <w:b/>
          <w:color w:val="000000" w:themeColor="text1"/>
          <w:lang w:val="vi-VN"/>
        </w:rPr>
        <w:t>hoàn thành vòng tự luyện 15</w:t>
      </w:r>
      <w:r w:rsidRPr="0025406B">
        <w:rPr>
          <w:bCs/>
          <w:color w:val="000000" w:themeColor="text1"/>
          <w:lang w:val="vi-VN"/>
        </w:rPr>
        <w:t xml:space="preserve"> và </w:t>
      </w:r>
      <w:r w:rsidRPr="0025406B">
        <w:rPr>
          <w:b/>
          <w:color w:val="000000" w:themeColor="text1"/>
          <w:lang w:val="vi-VN"/>
        </w:rPr>
        <w:t>xác thực tài khoản trước 23h59 ngày 24/11/2025</w:t>
      </w:r>
      <w:r w:rsidRPr="0025406B">
        <w:rPr>
          <w:bCs/>
          <w:color w:val="000000" w:themeColor="text1"/>
          <w:lang w:val="vi-VN"/>
        </w:rPr>
        <w:t>. Sau thời điểm này (</w:t>
      </w:r>
      <w:r w:rsidRPr="00FA2450">
        <w:rPr>
          <w:b/>
          <w:color w:val="000000" w:themeColor="text1"/>
          <w:lang w:val="vi-VN"/>
        </w:rPr>
        <w:t>từ 23h59 ngày 24/11/2025 đến 18h00 ngày 29/11/2025</w:t>
      </w:r>
      <w:r w:rsidRPr="0025406B">
        <w:rPr>
          <w:bCs/>
          <w:color w:val="000000" w:themeColor="text1"/>
          <w:lang w:val="vi-VN"/>
        </w:rPr>
        <w:t xml:space="preserve">), hệ thống sẽ tạm đóng tính năng </w:t>
      </w:r>
      <w:r w:rsidRPr="00FA2450">
        <w:rPr>
          <w:bCs/>
          <w:i/>
          <w:iCs/>
          <w:color w:val="000000" w:themeColor="text1"/>
          <w:lang w:val="vi-VN"/>
        </w:rPr>
        <w:t>Tự luyện</w:t>
      </w:r>
      <w:r w:rsidRPr="0025406B">
        <w:rPr>
          <w:bCs/>
          <w:color w:val="000000" w:themeColor="text1"/>
          <w:lang w:val="vi-VN"/>
        </w:rPr>
        <w:t xml:space="preserve">. Học sinh cần hoàn thành các yêu cầu trên </w:t>
      </w:r>
      <w:r w:rsidRPr="00FA2450">
        <w:rPr>
          <w:b/>
          <w:color w:val="000000" w:themeColor="text1"/>
          <w:lang w:val="vi-VN"/>
        </w:rPr>
        <w:t>trước khi giáo viên thực hiện đăng ký dự thi</w:t>
      </w:r>
      <w:r w:rsidRPr="0025406B">
        <w:rPr>
          <w:bCs/>
          <w:color w:val="000000" w:themeColor="text1"/>
          <w:lang w:val="vi-VN"/>
        </w:rPr>
        <w:t>.</w:t>
      </w:r>
    </w:p>
    <w:p w14:paraId="44FC1D0D" w14:textId="77777777" w:rsidR="00D35811" w:rsidRDefault="00D35811" w:rsidP="00D35811">
      <w:pPr>
        <w:snapToGrid w:val="0"/>
        <w:spacing w:line="300" w:lineRule="auto"/>
        <w:ind w:firstLine="567"/>
        <w:jc w:val="both"/>
        <w:rPr>
          <w:b/>
          <w:color w:val="000000" w:themeColor="text1"/>
          <w:lang w:val="vi-VN"/>
        </w:rPr>
      </w:pPr>
    </w:p>
    <w:p w14:paraId="16F34EBF" w14:textId="77777777" w:rsidR="00D35811" w:rsidRDefault="00D35811" w:rsidP="00D35811">
      <w:pPr>
        <w:snapToGrid w:val="0"/>
        <w:spacing w:line="300" w:lineRule="auto"/>
        <w:ind w:firstLine="567"/>
        <w:jc w:val="both"/>
        <w:rPr>
          <w:b/>
          <w:bCs/>
          <w:lang w:val="vi-VN"/>
        </w:rPr>
      </w:pPr>
      <w:r w:rsidRPr="00FD4E01">
        <w:rPr>
          <w:b/>
          <w:color w:val="000000" w:themeColor="text1"/>
          <w:lang w:val="vi-VN"/>
        </w:rPr>
        <w:t>2.</w:t>
      </w:r>
      <w:r w:rsidRPr="00E279F4">
        <w:rPr>
          <w:b/>
          <w:color w:val="000000" w:themeColor="text1"/>
          <w:lang w:val="vi-VN"/>
        </w:rPr>
        <w:t>3</w:t>
      </w:r>
      <w:r w:rsidRPr="00FD4E01">
        <w:rPr>
          <w:b/>
          <w:color w:val="000000" w:themeColor="text1"/>
          <w:lang w:val="vi-VN"/>
        </w:rPr>
        <w:t xml:space="preserve">. </w:t>
      </w:r>
      <w:r w:rsidRPr="00E279F4">
        <w:rPr>
          <w:b/>
          <w:bCs/>
          <w:lang w:val="vi-VN"/>
        </w:rPr>
        <w:t>Những lưu ý quan trọng khi đăng ký thi</w:t>
      </w:r>
    </w:p>
    <w:p w14:paraId="0F20B2C2" w14:textId="77777777" w:rsidR="00D35811" w:rsidRDefault="00D35811" w:rsidP="00D35811">
      <w:pPr>
        <w:snapToGrid w:val="0"/>
        <w:spacing w:line="300" w:lineRule="auto"/>
        <w:ind w:firstLine="709"/>
        <w:jc w:val="both"/>
        <w:rPr>
          <w:b/>
          <w:bCs/>
          <w:lang w:val="vi-VN"/>
        </w:rPr>
      </w:pPr>
      <w:r w:rsidRPr="007B3780">
        <w:rPr>
          <w:b/>
          <w:bCs/>
          <w:lang w:val="vi-VN"/>
        </w:rPr>
        <w:t>a. Số lượng thí sinh dự thi t</w:t>
      </w:r>
      <w:r w:rsidRPr="00FF0B9A">
        <w:rPr>
          <w:b/>
          <w:bCs/>
          <w:lang w:val="vi-VN"/>
        </w:rPr>
        <w:t>ại phòng thi trong mỗi khung giờ thi</w:t>
      </w:r>
    </w:p>
    <w:p w14:paraId="747666E2" w14:textId="77777777" w:rsidR="00D35811" w:rsidRDefault="00D35811" w:rsidP="00D35811">
      <w:pPr>
        <w:widowControl w:val="0"/>
        <w:autoSpaceDE w:val="0"/>
        <w:autoSpaceDN w:val="0"/>
        <w:adjustRightInd w:val="0"/>
        <w:snapToGrid w:val="0"/>
        <w:spacing w:line="300" w:lineRule="auto"/>
        <w:ind w:right="85" w:firstLine="567"/>
        <w:jc w:val="both"/>
        <w:rPr>
          <w:iCs/>
          <w:color w:val="000000" w:themeColor="text1"/>
          <w:lang w:val="vi-VN"/>
        </w:rPr>
      </w:pPr>
      <w:r w:rsidRPr="00FD4E01">
        <w:rPr>
          <w:i/>
          <w:color w:val="000000" w:themeColor="text1"/>
          <w:lang w:val="vi-VN"/>
        </w:rPr>
        <w:t xml:space="preserve">Nếu khối lớp dự thi có </w:t>
      </w:r>
      <w:r w:rsidRPr="00FD4E01">
        <w:rPr>
          <w:b/>
          <w:i/>
          <w:color w:val="000000" w:themeColor="text1"/>
          <w:lang w:val="vi-VN"/>
        </w:rPr>
        <w:t xml:space="preserve">nhiều hơn </w:t>
      </w:r>
      <w:r w:rsidRPr="00FF3CAF">
        <w:rPr>
          <w:b/>
          <w:i/>
          <w:color w:val="000000" w:themeColor="text1"/>
          <w:lang w:val="vi-VN"/>
        </w:rPr>
        <w:t>01 (</w:t>
      </w:r>
      <w:r w:rsidRPr="00FD4E01">
        <w:rPr>
          <w:b/>
          <w:i/>
          <w:color w:val="000000" w:themeColor="text1"/>
          <w:lang w:val="vi-VN"/>
        </w:rPr>
        <w:t>một</w:t>
      </w:r>
      <w:r w:rsidRPr="00FF3CAF">
        <w:rPr>
          <w:b/>
          <w:i/>
          <w:color w:val="000000" w:themeColor="text1"/>
          <w:lang w:val="vi-VN"/>
        </w:rPr>
        <w:t>)</w:t>
      </w:r>
      <w:r w:rsidRPr="00FD4E01">
        <w:rPr>
          <w:b/>
          <w:i/>
          <w:color w:val="000000" w:themeColor="text1"/>
          <w:lang w:val="vi-VN"/>
        </w:rPr>
        <w:t xml:space="preserve"> học sinh</w:t>
      </w:r>
      <w:r w:rsidRPr="00FD4E01">
        <w:rPr>
          <w:i/>
          <w:color w:val="000000" w:themeColor="text1"/>
          <w:lang w:val="vi-VN"/>
        </w:rPr>
        <w:t xml:space="preserve"> dự thi</w:t>
      </w:r>
      <w:r>
        <w:rPr>
          <w:i/>
          <w:color w:val="000000" w:themeColor="text1"/>
          <w:lang w:val="vi-VN"/>
        </w:rPr>
        <w:t xml:space="preserve">: </w:t>
      </w:r>
      <w:r w:rsidRPr="007A71BA">
        <w:rPr>
          <w:iCs/>
          <w:color w:val="000000" w:themeColor="text1"/>
          <w:lang w:val="vi-VN"/>
        </w:rPr>
        <w:t>Mỗi phòng thi phải có tối thiểu 02 (hai) thí sinh dự thi trong cùng khung giờ của một ca thi</w:t>
      </w:r>
      <w:r>
        <w:rPr>
          <w:iCs/>
          <w:color w:val="000000" w:themeColor="text1"/>
          <w:lang w:val="vi-VN"/>
        </w:rPr>
        <w:t>.</w:t>
      </w:r>
    </w:p>
    <w:p w14:paraId="7D55E4F5" w14:textId="77777777" w:rsidR="00D35811" w:rsidRDefault="00D35811" w:rsidP="00D35811">
      <w:pPr>
        <w:widowControl w:val="0"/>
        <w:autoSpaceDE w:val="0"/>
        <w:autoSpaceDN w:val="0"/>
        <w:adjustRightInd w:val="0"/>
        <w:snapToGrid w:val="0"/>
        <w:spacing w:line="300" w:lineRule="auto"/>
        <w:ind w:right="85" w:firstLine="567"/>
        <w:jc w:val="both"/>
        <w:rPr>
          <w:color w:val="000000" w:themeColor="text1"/>
          <w:lang w:val="vi-VN"/>
        </w:rPr>
      </w:pPr>
      <w:r w:rsidRPr="00FD4E01">
        <w:rPr>
          <w:i/>
          <w:color w:val="000000" w:themeColor="text1"/>
          <w:lang w:val="vi-VN"/>
        </w:rPr>
        <w:t xml:space="preserve">Nếu khối lớp dự thi </w:t>
      </w:r>
      <w:r w:rsidRPr="00083FF1">
        <w:rPr>
          <w:i/>
          <w:color w:val="000000" w:themeColor="text1"/>
          <w:lang w:val="vi-VN"/>
        </w:rPr>
        <w:t xml:space="preserve">có </w:t>
      </w:r>
      <w:r w:rsidRPr="00FF3CAF">
        <w:rPr>
          <w:b/>
          <w:i/>
          <w:color w:val="000000" w:themeColor="text1"/>
          <w:lang w:val="vi-VN"/>
        </w:rPr>
        <w:t>01 (</w:t>
      </w:r>
      <w:r w:rsidRPr="00FD4E01">
        <w:rPr>
          <w:b/>
          <w:i/>
          <w:color w:val="000000" w:themeColor="text1"/>
          <w:lang w:val="vi-VN"/>
        </w:rPr>
        <w:t>một</w:t>
      </w:r>
      <w:r w:rsidRPr="00FF3CAF">
        <w:rPr>
          <w:b/>
          <w:i/>
          <w:color w:val="000000" w:themeColor="text1"/>
          <w:lang w:val="vi-VN"/>
        </w:rPr>
        <w:t>)</w:t>
      </w:r>
      <w:r w:rsidRPr="00FD4E01">
        <w:rPr>
          <w:b/>
          <w:i/>
          <w:color w:val="000000" w:themeColor="text1"/>
          <w:lang w:val="vi-VN"/>
        </w:rPr>
        <w:t xml:space="preserve"> học sinh</w:t>
      </w:r>
      <w:r w:rsidRPr="00FD4E01">
        <w:rPr>
          <w:i/>
          <w:color w:val="000000" w:themeColor="text1"/>
          <w:lang w:val="vi-VN"/>
        </w:rPr>
        <w:t xml:space="preserve"> dự thi</w:t>
      </w:r>
      <w:r>
        <w:rPr>
          <w:i/>
          <w:color w:val="000000" w:themeColor="text1"/>
          <w:lang w:val="vi-VN"/>
        </w:rPr>
        <w:t>:</w:t>
      </w:r>
      <w:r w:rsidRPr="00083FF1">
        <w:rPr>
          <w:color w:val="000000" w:themeColor="text1"/>
          <w:lang w:val="vi-VN"/>
        </w:rPr>
        <w:t xml:space="preserve"> </w:t>
      </w:r>
      <w:r w:rsidRPr="00B70B33">
        <w:rPr>
          <w:iCs/>
          <w:color w:val="000000" w:themeColor="text1"/>
          <w:lang w:val="vi-VN"/>
        </w:rPr>
        <w:t>H</w:t>
      </w:r>
      <w:r w:rsidRPr="00116EEF">
        <w:rPr>
          <w:iCs/>
          <w:color w:val="000000" w:themeColor="text1"/>
          <w:lang w:val="vi-VN"/>
        </w:rPr>
        <w:t>ội đồng thi</w:t>
      </w:r>
      <w:r w:rsidRPr="00B70B33">
        <w:rPr>
          <w:iCs/>
          <w:color w:val="000000" w:themeColor="text1"/>
          <w:lang w:val="vi-VN"/>
        </w:rPr>
        <w:t xml:space="preserve"> tổ chức thi theo đúng quy định về Biên bản thi và video ghi hình thi</w:t>
      </w:r>
      <w:r>
        <w:rPr>
          <w:iCs/>
          <w:color w:val="000000" w:themeColor="text1"/>
          <w:lang w:val="vi-VN"/>
        </w:rPr>
        <w:t>.</w:t>
      </w:r>
    </w:p>
    <w:p w14:paraId="633D8AC1" w14:textId="77777777" w:rsidR="00D35811" w:rsidRDefault="00D35811" w:rsidP="00D35811">
      <w:pPr>
        <w:widowControl w:val="0"/>
        <w:autoSpaceDE w:val="0"/>
        <w:autoSpaceDN w:val="0"/>
        <w:adjustRightInd w:val="0"/>
        <w:snapToGrid w:val="0"/>
        <w:spacing w:line="300" w:lineRule="auto"/>
        <w:ind w:right="85" w:firstLine="709"/>
        <w:jc w:val="both"/>
        <w:rPr>
          <w:b/>
          <w:bCs/>
          <w:lang w:val="vi-VN"/>
        </w:rPr>
      </w:pPr>
    </w:p>
    <w:p w14:paraId="4B0102C7" w14:textId="77777777" w:rsidR="00D35811" w:rsidRDefault="00D35811" w:rsidP="00D35811">
      <w:pPr>
        <w:widowControl w:val="0"/>
        <w:autoSpaceDE w:val="0"/>
        <w:autoSpaceDN w:val="0"/>
        <w:adjustRightInd w:val="0"/>
        <w:snapToGrid w:val="0"/>
        <w:spacing w:line="300" w:lineRule="auto"/>
        <w:ind w:right="85" w:firstLine="709"/>
        <w:jc w:val="both"/>
        <w:rPr>
          <w:b/>
          <w:bCs/>
          <w:lang w:val="vi-VN"/>
        </w:rPr>
      </w:pPr>
      <w:r w:rsidRPr="009A54C7">
        <w:rPr>
          <w:b/>
          <w:bCs/>
          <w:lang w:val="vi-VN"/>
        </w:rPr>
        <w:t>b</w:t>
      </w:r>
      <w:r w:rsidRPr="007B3780">
        <w:rPr>
          <w:b/>
          <w:bCs/>
          <w:lang w:val="vi-VN"/>
        </w:rPr>
        <w:t xml:space="preserve">. </w:t>
      </w:r>
      <w:r w:rsidRPr="009A54C7">
        <w:rPr>
          <w:b/>
          <w:bCs/>
          <w:lang w:val="vi-VN"/>
        </w:rPr>
        <w:t xml:space="preserve">Số lượng tài khoản </w:t>
      </w:r>
      <w:r w:rsidRPr="00116EEF">
        <w:rPr>
          <w:b/>
          <w:bCs/>
          <w:lang w:val="vi-VN"/>
        </w:rPr>
        <w:t>đăng ký</w:t>
      </w:r>
      <w:r w:rsidRPr="008F0BA3">
        <w:rPr>
          <w:b/>
          <w:bCs/>
          <w:lang w:val="vi-VN"/>
        </w:rPr>
        <w:t>dự thi của mỗi thí sinh</w:t>
      </w:r>
    </w:p>
    <w:p w14:paraId="00D45F05" w14:textId="77777777" w:rsidR="00D35811" w:rsidRDefault="00D35811" w:rsidP="00D35811">
      <w:pPr>
        <w:widowControl w:val="0"/>
        <w:autoSpaceDE w:val="0"/>
        <w:autoSpaceDN w:val="0"/>
        <w:adjustRightInd w:val="0"/>
        <w:snapToGrid w:val="0"/>
        <w:spacing w:line="300" w:lineRule="auto"/>
        <w:ind w:right="85" w:firstLine="567"/>
        <w:jc w:val="both"/>
        <w:rPr>
          <w:color w:val="000000" w:themeColor="text1"/>
          <w:lang w:val="vi-VN"/>
        </w:rPr>
      </w:pPr>
      <w:r w:rsidRPr="00FD4E01">
        <w:rPr>
          <w:color w:val="000000" w:themeColor="text1"/>
          <w:lang w:val="vi-VN"/>
        </w:rPr>
        <w:t xml:space="preserve">Tại mỗi khối lớp dự thi, Hội đồng thi có thể đăng ký cho </w:t>
      </w:r>
      <w:r>
        <w:rPr>
          <w:b/>
          <w:color w:val="000000" w:themeColor="text1"/>
          <w:lang w:val="vi-VN"/>
        </w:rPr>
        <w:t>01 (một)</w:t>
      </w:r>
      <w:r w:rsidRPr="00FD4E01">
        <w:rPr>
          <w:color w:val="000000" w:themeColor="text1"/>
          <w:lang w:val="vi-VN"/>
        </w:rPr>
        <w:t xml:space="preserve"> thí sinh tối đa </w:t>
      </w:r>
      <w:r>
        <w:rPr>
          <w:b/>
          <w:color w:val="000000" w:themeColor="text1"/>
          <w:lang w:val="vi-VN"/>
        </w:rPr>
        <w:t>02 (hai)</w:t>
      </w:r>
      <w:r w:rsidRPr="00FD4E01">
        <w:rPr>
          <w:color w:val="000000" w:themeColor="text1"/>
          <w:lang w:val="vi-VN"/>
        </w:rPr>
        <w:t xml:space="preserve"> tài khoản dự thi: </w:t>
      </w:r>
      <w:r>
        <w:rPr>
          <w:color w:val="000000" w:themeColor="text1"/>
          <w:lang w:val="vi-VN"/>
        </w:rPr>
        <w:t>01 (một)</w:t>
      </w:r>
      <w:r w:rsidRPr="00FD4E01">
        <w:rPr>
          <w:color w:val="000000" w:themeColor="text1"/>
          <w:lang w:val="vi-VN"/>
        </w:rPr>
        <w:t xml:space="preserve"> tài khoản chính và </w:t>
      </w:r>
      <w:r>
        <w:rPr>
          <w:color w:val="000000" w:themeColor="text1"/>
          <w:lang w:val="vi-VN"/>
        </w:rPr>
        <w:t>01 (một)</w:t>
      </w:r>
      <w:r w:rsidRPr="00FD4E01">
        <w:rPr>
          <w:color w:val="000000" w:themeColor="text1"/>
          <w:lang w:val="vi-VN"/>
        </w:rPr>
        <w:t xml:space="preserve"> tài khoản dự phòng.</w:t>
      </w:r>
    </w:p>
    <w:p w14:paraId="6E4DE44F" w14:textId="77777777" w:rsidR="00D35811" w:rsidRPr="008F0BA3" w:rsidRDefault="00D35811" w:rsidP="00D35811">
      <w:pPr>
        <w:widowControl w:val="0"/>
        <w:autoSpaceDE w:val="0"/>
        <w:autoSpaceDN w:val="0"/>
        <w:adjustRightInd w:val="0"/>
        <w:snapToGrid w:val="0"/>
        <w:spacing w:line="300" w:lineRule="auto"/>
        <w:ind w:right="85" w:firstLine="567"/>
        <w:jc w:val="both"/>
        <w:rPr>
          <w:color w:val="000000" w:themeColor="text1"/>
          <w:lang w:val="vi-VN"/>
        </w:rPr>
      </w:pPr>
      <w:r w:rsidRPr="00FD4E01">
        <w:rPr>
          <w:color w:val="000000" w:themeColor="text1"/>
          <w:lang w:val="vi-VN"/>
        </w:rPr>
        <w:t xml:space="preserve">Trong trường hợp tài khoản chính gặp sự cố thì </w:t>
      </w:r>
      <w:r w:rsidRPr="002A63C2">
        <w:rPr>
          <w:color w:val="000000" w:themeColor="text1"/>
          <w:lang w:val="vi-VN"/>
        </w:rPr>
        <w:t>Hội đồng thi sắp xếp cho</w:t>
      </w:r>
      <w:r w:rsidRPr="00FD4E01">
        <w:rPr>
          <w:color w:val="000000" w:themeColor="text1"/>
          <w:lang w:val="vi-VN"/>
        </w:rPr>
        <w:t xml:space="preserve"> thí sinh sang </w:t>
      </w:r>
      <w:r w:rsidRPr="00B226C8">
        <w:rPr>
          <w:color w:val="000000" w:themeColor="text1"/>
          <w:lang w:val="vi-VN"/>
        </w:rPr>
        <w:t>ca</w:t>
      </w:r>
      <w:r w:rsidRPr="00FD4E01">
        <w:rPr>
          <w:color w:val="000000" w:themeColor="text1"/>
          <w:lang w:val="vi-VN"/>
        </w:rPr>
        <w:t xml:space="preserve"> thi khác hoặc thi lại </w:t>
      </w:r>
      <w:r w:rsidRPr="00B226C8">
        <w:rPr>
          <w:color w:val="000000" w:themeColor="text1"/>
          <w:lang w:val="vi-VN"/>
        </w:rPr>
        <w:t>trong</w:t>
      </w:r>
      <w:r w:rsidRPr="00FD4E01">
        <w:rPr>
          <w:color w:val="000000" w:themeColor="text1"/>
          <w:lang w:val="vi-VN"/>
        </w:rPr>
        <w:t xml:space="preserve"> ca thi đó nếu còn thời gian bằng tài khoản dự phòng</w:t>
      </w:r>
      <w:r w:rsidRPr="00A57BF8">
        <w:rPr>
          <w:color w:val="000000" w:themeColor="text1"/>
          <w:lang w:val="vi-VN"/>
        </w:rPr>
        <w:t>. Cán bộ coi thi</w:t>
      </w:r>
      <w:r w:rsidRPr="00FD4E01">
        <w:rPr>
          <w:color w:val="000000" w:themeColor="text1"/>
          <w:lang w:val="vi-VN"/>
        </w:rPr>
        <w:t xml:space="preserve"> cần </w:t>
      </w:r>
      <w:r w:rsidRPr="00116EEF">
        <w:rPr>
          <w:color w:val="000000" w:themeColor="text1"/>
          <w:lang w:val="vi-VN"/>
        </w:rPr>
        <w:t>ghi rõ thông tin sự cố và hướng giải quyết</w:t>
      </w:r>
      <w:r w:rsidRPr="00FD4E01">
        <w:rPr>
          <w:color w:val="000000" w:themeColor="text1"/>
          <w:lang w:val="vi-VN"/>
        </w:rPr>
        <w:t xml:space="preserve"> cụ thể trong Biên bản sự cố. Căn cứ vào kết quả trên hệ thống và Biên bản thi, BTC sẽ quyết định tính hợp lệ của kết quả thi trong quá trình rà soát BBT.</w:t>
      </w:r>
    </w:p>
    <w:p w14:paraId="3D3C8BF5" w14:textId="77777777" w:rsidR="00D35811" w:rsidRDefault="00D35811" w:rsidP="00D35811">
      <w:pPr>
        <w:pStyle w:val="ListParagraph"/>
        <w:spacing w:line="300" w:lineRule="auto"/>
        <w:ind w:left="0" w:firstLine="709"/>
        <w:jc w:val="both"/>
        <w:rPr>
          <w:b/>
          <w:bCs/>
          <w:color w:val="000000" w:themeColor="text1"/>
          <w:lang w:val="vi-VN"/>
        </w:rPr>
      </w:pPr>
    </w:p>
    <w:p w14:paraId="56D2128A" w14:textId="77777777" w:rsidR="00D35811" w:rsidRPr="00346C01" w:rsidRDefault="00D35811" w:rsidP="00D35811">
      <w:pPr>
        <w:pStyle w:val="ListParagraph"/>
        <w:spacing w:line="300" w:lineRule="auto"/>
        <w:ind w:left="0" w:firstLine="709"/>
        <w:jc w:val="both"/>
        <w:rPr>
          <w:b/>
          <w:bCs/>
          <w:color w:val="000000" w:themeColor="text1"/>
          <w:lang w:val="vi-VN"/>
        </w:rPr>
      </w:pPr>
      <w:r w:rsidRPr="00346C01">
        <w:rPr>
          <w:b/>
          <w:bCs/>
          <w:color w:val="000000" w:themeColor="text1"/>
          <w:lang w:val="vi-VN"/>
        </w:rPr>
        <w:lastRenderedPageBreak/>
        <w:t>c. Quy định về khối lớp dự thi</w:t>
      </w:r>
    </w:p>
    <w:p w14:paraId="541E1E7C" w14:textId="77777777" w:rsidR="00D35811" w:rsidRPr="00346C01" w:rsidRDefault="00D35811" w:rsidP="00D35811">
      <w:pPr>
        <w:pStyle w:val="ListParagraph"/>
        <w:spacing w:line="300" w:lineRule="auto"/>
        <w:ind w:left="0" w:firstLine="567"/>
        <w:jc w:val="both"/>
        <w:rPr>
          <w:color w:val="000000" w:themeColor="text1"/>
          <w:lang w:val="vi-VN"/>
        </w:rPr>
      </w:pPr>
      <w:r w:rsidRPr="005B1CF0">
        <w:rPr>
          <w:color w:val="000000" w:themeColor="text1"/>
          <w:lang w:val="vi-VN"/>
        </w:rPr>
        <w:t>Mỗi tài khoản tham gia dự thi theo khối học đăng ký khi tạo tài khoản</w:t>
      </w:r>
      <w:r w:rsidRPr="00346C01">
        <w:rPr>
          <w:color w:val="000000" w:themeColor="text1"/>
          <w:lang w:val="vi-VN"/>
        </w:rPr>
        <w:t>.</w:t>
      </w:r>
    </w:p>
    <w:p w14:paraId="22845989" w14:textId="77777777" w:rsidR="00D35811" w:rsidRPr="00AB6633" w:rsidRDefault="00D35811" w:rsidP="00D35811">
      <w:pPr>
        <w:pStyle w:val="ListParagraph"/>
        <w:spacing w:line="300" w:lineRule="auto"/>
        <w:ind w:left="0" w:firstLine="567"/>
        <w:jc w:val="both"/>
        <w:rPr>
          <w:color w:val="000000" w:themeColor="text1"/>
          <w:spacing w:val="-4"/>
          <w:lang w:val="vi-VN"/>
        </w:rPr>
      </w:pPr>
      <w:r w:rsidRPr="00AB6633">
        <w:rPr>
          <w:color w:val="000000" w:themeColor="text1"/>
          <w:spacing w:val="-4"/>
          <w:lang w:val="vi-VN"/>
        </w:rPr>
        <w:t xml:space="preserve">Học sinh được thi vượt lớp, nhưng không được thi vượt cấp (Ví dụ: Học sinh khối 4 mong muốn tham gia dự thi khối 4 và khối 5 sẽ đăng ký tài khoản học sinh khối 4 và tài khoản học sinh khối 5 để tham gia thi nếu Hội đồng thi cho phép, nhưng không được thi khối 3 và các khối lớp thuộc cấp THCS). </w:t>
      </w:r>
    </w:p>
    <w:p w14:paraId="4A6B921E" w14:textId="77777777" w:rsidR="00D35811" w:rsidRPr="00FD4E01" w:rsidRDefault="00D35811" w:rsidP="00D35811">
      <w:pPr>
        <w:spacing w:line="300" w:lineRule="auto"/>
        <w:ind w:firstLine="567"/>
        <w:jc w:val="both"/>
        <w:rPr>
          <w:b/>
          <w:lang w:val="vi-VN"/>
        </w:rPr>
      </w:pPr>
    </w:p>
    <w:p w14:paraId="1BD16F54" w14:textId="77777777" w:rsidR="00D35811" w:rsidRPr="00FD4E01" w:rsidRDefault="00D35811" w:rsidP="00D35811">
      <w:pPr>
        <w:spacing w:line="300" w:lineRule="auto"/>
        <w:ind w:firstLine="567"/>
        <w:jc w:val="both"/>
        <w:rPr>
          <w:b/>
          <w:bCs/>
          <w:lang w:val="vi-VN"/>
        </w:rPr>
      </w:pPr>
      <w:r w:rsidRPr="00FD4E01">
        <w:rPr>
          <w:b/>
          <w:lang w:val="vi-VN"/>
        </w:rPr>
        <w:t>3.</w:t>
      </w:r>
      <w:r w:rsidRPr="00D47536">
        <w:rPr>
          <w:b/>
          <w:lang w:val="vi-VN"/>
        </w:rPr>
        <w:t xml:space="preserve"> TẠO VÀ SỬ DỤNG </w:t>
      </w:r>
      <w:r w:rsidRPr="00FD4E01">
        <w:rPr>
          <w:b/>
          <w:bCs/>
          <w:lang w:val="vi-VN"/>
        </w:rPr>
        <w:t>MÃ CA THI</w:t>
      </w:r>
    </w:p>
    <w:p w14:paraId="4CA8A89B" w14:textId="77777777" w:rsidR="00D35811" w:rsidRPr="00FD4E01" w:rsidRDefault="00D35811" w:rsidP="00D35811">
      <w:pPr>
        <w:spacing w:line="300" w:lineRule="auto"/>
        <w:ind w:left="567"/>
        <w:jc w:val="both"/>
        <w:rPr>
          <w:b/>
          <w:bCs/>
          <w:lang w:val="vi-VN"/>
        </w:rPr>
      </w:pPr>
      <w:r w:rsidRPr="00FD4E01">
        <w:rPr>
          <w:b/>
          <w:bCs/>
          <w:lang w:val="vi-VN"/>
        </w:rPr>
        <w:t>3.1. Cách tạo và nhận Mã ca thi</w:t>
      </w:r>
    </w:p>
    <w:p w14:paraId="7D5919E5" w14:textId="77777777" w:rsidR="00D35811" w:rsidRPr="00FD4E01" w:rsidRDefault="00D35811" w:rsidP="00D35811">
      <w:pPr>
        <w:spacing w:line="300" w:lineRule="auto"/>
        <w:ind w:firstLine="709"/>
        <w:jc w:val="both"/>
        <w:rPr>
          <w:bCs/>
          <w:lang w:val="vi-VN"/>
        </w:rPr>
      </w:pPr>
      <w:r w:rsidRPr="00FD4E01">
        <w:rPr>
          <w:bCs/>
          <w:i/>
          <w:lang w:val="vi-VN"/>
        </w:rPr>
        <w:t>- Hội đồng thi cụm:</w:t>
      </w:r>
      <w:r w:rsidRPr="00FD4E01">
        <w:rPr>
          <w:bCs/>
          <w:lang w:val="vi-VN"/>
        </w:rPr>
        <w:t xml:space="preserve"> Hội đồng thi nhận mã ca thi trong tài khoản trưởng cụm sau khi </w:t>
      </w:r>
      <w:r w:rsidRPr="00FD4E01">
        <w:rPr>
          <w:b/>
          <w:bCs/>
          <w:lang w:val="vi-VN"/>
        </w:rPr>
        <w:t>Tạo cụm thi</w:t>
      </w:r>
      <w:r w:rsidRPr="00FD4E01">
        <w:rPr>
          <w:bCs/>
          <w:lang w:val="vi-VN"/>
        </w:rPr>
        <w:t xml:space="preserve"> thành công.</w:t>
      </w:r>
    </w:p>
    <w:p w14:paraId="5E43735B" w14:textId="77777777" w:rsidR="00D35811" w:rsidRPr="00FD4E01" w:rsidRDefault="00D35811" w:rsidP="00D35811">
      <w:pPr>
        <w:spacing w:line="300" w:lineRule="auto"/>
        <w:ind w:firstLine="709"/>
        <w:jc w:val="both"/>
        <w:rPr>
          <w:bCs/>
          <w:lang w:val="vi-VN"/>
        </w:rPr>
      </w:pPr>
      <w:r w:rsidRPr="00FD4E01">
        <w:rPr>
          <w:bCs/>
          <w:lang w:val="vi-VN"/>
        </w:rPr>
        <w:t xml:space="preserve">- </w:t>
      </w:r>
      <w:r w:rsidRPr="00FD4E01">
        <w:rPr>
          <w:bCs/>
          <w:i/>
          <w:lang w:val="vi-VN"/>
        </w:rPr>
        <w:t>Hội đồng thi trường:</w:t>
      </w:r>
      <w:r w:rsidRPr="00FD4E01">
        <w:rPr>
          <w:bCs/>
          <w:lang w:val="vi-VN"/>
        </w:rPr>
        <w:t xml:space="preserve"> Hội đồng thi nhận mã ca thi sau khi giáo viên quản trị trường </w:t>
      </w:r>
      <w:r w:rsidRPr="00FD4E01">
        <w:rPr>
          <w:b/>
          <w:bCs/>
          <w:lang w:val="vi-VN"/>
        </w:rPr>
        <w:t xml:space="preserve">Đăng ký danh sách dự thi thành công </w:t>
      </w:r>
      <w:r w:rsidRPr="00FD4E01">
        <w:rPr>
          <w:bCs/>
          <w:lang w:val="vi-VN"/>
        </w:rPr>
        <w:t>trong</w:t>
      </w:r>
      <w:r w:rsidRPr="00FD4E01">
        <w:rPr>
          <w:b/>
          <w:bCs/>
          <w:lang w:val="vi-VN"/>
        </w:rPr>
        <w:t xml:space="preserve"> </w:t>
      </w:r>
      <w:r w:rsidRPr="00FD4E01">
        <w:rPr>
          <w:bCs/>
          <w:lang w:val="vi-VN"/>
        </w:rPr>
        <w:t>tài khoản giáo viên quản trị trường.</w:t>
      </w:r>
    </w:p>
    <w:p w14:paraId="5CAD4BFD" w14:textId="77777777" w:rsidR="00D35811" w:rsidRPr="00FD4E01" w:rsidRDefault="00D35811" w:rsidP="00D35811">
      <w:pPr>
        <w:spacing w:line="300" w:lineRule="auto"/>
        <w:ind w:left="567"/>
        <w:jc w:val="both"/>
        <w:rPr>
          <w:b/>
          <w:bCs/>
          <w:lang w:val="vi-VN"/>
        </w:rPr>
      </w:pPr>
    </w:p>
    <w:p w14:paraId="7F491241" w14:textId="77777777" w:rsidR="00D35811" w:rsidRPr="00FD4E01" w:rsidRDefault="00D35811" w:rsidP="00D35811">
      <w:pPr>
        <w:spacing w:line="300" w:lineRule="auto"/>
        <w:ind w:left="567"/>
        <w:jc w:val="both"/>
        <w:rPr>
          <w:b/>
          <w:bCs/>
        </w:rPr>
      </w:pPr>
      <w:r w:rsidRPr="00FD4E01">
        <w:rPr>
          <w:b/>
          <w:bCs/>
        </w:rPr>
        <w:t xml:space="preserve">3.2. </w:t>
      </w:r>
      <w:proofErr w:type="spellStart"/>
      <w:r w:rsidRPr="00FD4E01">
        <w:rPr>
          <w:b/>
          <w:bCs/>
        </w:rPr>
        <w:t>Cách</w:t>
      </w:r>
      <w:proofErr w:type="spellEnd"/>
      <w:r w:rsidRPr="00FD4E01">
        <w:rPr>
          <w:b/>
          <w:bCs/>
        </w:rPr>
        <w:t xml:space="preserve"> </w:t>
      </w:r>
      <w:proofErr w:type="spellStart"/>
      <w:r w:rsidRPr="00FD4E01">
        <w:rPr>
          <w:b/>
          <w:bCs/>
        </w:rPr>
        <w:t>sử</w:t>
      </w:r>
      <w:proofErr w:type="spellEnd"/>
      <w:r w:rsidRPr="00FD4E01">
        <w:rPr>
          <w:b/>
          <w:bCs/>
        </w:rPr>
        <w:t xml:space="preserve"> </w:t>
      </w:r>
      <w:proofErr w:type="spellStart"/>
      <w:r w:rsidRPr="00FD4E01">
        <w:rPr>
          <w:b/>
          <w:bCs/>
        </w:rPr>
        <w:t>dụng</w:t>
      </w:r>
      <w:proofErr w:type="spellEnd"/>
      <w:r w:rsidRPr="00FD4E01">
        <w:rPr>
          <w:b/>
          <w:bCs/>
        </w:rPr>
        <w:t xml:space="preserve"> </w:t>
      </w:r>
      <w:proofErr w:type="spellStart"/>
      <w:r w:rsidRPr="00FD4E01">
        <w:rPr>
          <w:b/>
          <w:bCs/>
        </w:rPr>
        <w:t>Mã</w:t>
      </w:r>
      <w:proofErr w:type="spellEnd"/>
      <w:r w:rsidRPr="00FD4E01">
        <w:rPr>
          <w:b/>
          <w:bCs/>
        </w:rPr>
        <w:t xml:space="preserve"> ca </w:t>
      </w:r>
      <w:proofErr w:type="spellStart"/>
      <w:r w:rsidRPr="00FD4E01">
        <w:rPr>
          <w:b/>
          <w:bCs/>
        </w:rPr>
        <w:t>thi</w:t>
      </w:r>
      <w:proofErr w:type="spellEnd"/>
    </w:p>
    <w:tbl>
      <w:tblPr>
        <w:tblStyle w:val="TableGrid"/>
        <w:tblW w:w="9493" w:type="dxa"/>
        <w:jc w:val="center"/>
        <w:tblLook w:val="04A0" w:firstRow="1" w:lastRow="0" w:firstColumn="1" w:lastColumn="0" w:noHBand="0" w:noVBand="1"/>
      </w:tblPr>
      <w:tblGrid>
        <w:gridCol w:w="1413"/>
        <w:gridCol w:w="2126"/>
        <w:gridCol w:w="5954"/>
      </w:tblGrid>
      <w:tr w:rsidR="00D35811" w:rsidRPr="00FD4E01" w14:paraId="6D5F5CB8" w14:textId="77777777" w:rsidTr="000A1433">
        <w:trPr>
          <w:trHeight w:val="453"/>
          <w:jc w:val="center"/>
        </w:trPr>
        <w:tc>
          <w:tcPr>
            <w:tcW w:w="1413" w:type="dxa"/>
            <w:shd w:val="clear" w:color="auto" w:fill="DBDBDB" w:themeFill="accent3" w:themeFillTint="66"/>
            <w:vAlign w:val="bottom"/>
            <w:hideMark/>
          </w:tcPr>
          <w:p w14:paraId="314E56A7"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p>
        </w:tc>
        <w:tc>
          <w:tcPr>
            <w:tcW w:w="2126" w:type="dxa"/>
            <w:shd w:val="clear" w:color="auto" w:fill="DBDBDB" w:themeFill="accent3" w:themeFillTint="66"/>
            <w:vAlign w:val="bottom"/>
            <w:hideMark/>
          </w:tcPr>
          <w:p w14:paraId="255F1511" w14:textId="77777777" w:rsidR="00D35811" w:rsidRPr="00FD4E01" w:rsidRDefault="00D35811" w:rsidP="000A1433">
            <w:pPr>
              <w:spacing w:line="300" w:lineRule="auto"/>
              <w:jc w:val="center"/>
              <w:rPr>
                <w:b/>
              </w:rPr>
            </w:pPr>
            <w:proofErr w:type="spellStart"/>
            <w:r w:rsidRPr="00FD4E01">
              <w:rPr>
                <w:b/>
              </w:rPr>
              <w:t>Khối</w:t>
            </w:r>
            <w:proofErr w:type="spellEnd"/>
            <w:r w:rsidRPr="00FD4E01">
              <w:rPr>
                <w:b/>
              </w:rPr>
              <w:t xml:space="preserve"> </w:t>
            </w:r>
            <w:proofErr w:type="spellStart"/>
            <w:r w:rsidRPr="00FD4E01">
              <w:rPr>
                <w:b/>
              </w:rPr>
              <w:t>học</w:t>
            </w:r>
            <w:proofErr w:type="spellEnd"/>
          </w:p>
        </w:tc>
        <w:tc>
          <w:tcPr>
            <w:tcW w:w="5954" w:type="dxa"/>
            <w:shd w:val="clear" w:color="auto" w:fill="DBDBDB" w:themeFill="accent3" w:themeFillTint="66"/>
            <w:vAlign w:val="bottom"/>
            <w:hideMark/>
          </w:tcPr>
          <w:p w14:paraId="4BB80331" w14:textId="77777777" w:rsidR="00D35811" w:rsidRPr="00FD4E01" w:rsidRDefault="00D35811" w:rsidP="000A1433">
            <w:pPr>
              <w:spacing w:line="300" w:lineRule="auto"/>
              <w:jc w:val="center"/>
              <w:rPr>
                <w:b/>
              </w:rPr>
            </w:pPr>
            <w:proofErr w:type="spellStart"/>
            <w:r w:rsidRPr="00FD4E01">
              <w:rPr>
                <w:b/>
              </w:rPr>
              <w:t>Thời</w:t>
            </w:r>
            <w:proofErr w:type="spellEnd"/>
            <w:r w:rsidRPr="00FD4E01">
              <w:rPr>
                <w:b/>
              </w:rPr>
              <w:t xml:space="preserve"> </w:t>
            </w:r>
            <w:proofErr w:type="spellStart"/>
            <w:r w:rsidRPr="00FD4E01">
              <w:rPr>
                <w:b/>
              </w:rPr>
              <w:t>gian</w:t>
            </w:r>
            <w:proofErr w:type="spellEnd"/>
            <w:r w:rsidRPr="00FD4E01">
              <w:rPr>
                <w:b/>
              </w:rPr>
              <w:t xml:space="preserve"> </w:t>
            </w:r>
            <w:proofErr w:type="spellStart"/>
            <w:r w:rsidRPr="00FD4E01">
              <w:rPr>
                <w:b/>
              </w:rPr>
              <w:t>sử</w:t>
            </w:r>
            <w:proofErr w:type="spellEnd"/>
            <w:r w:rsidRPr="00FD4E01">
              <w:rPr>
                <w:b/>
              </w:rPr>
              <w:t xml:space="preserve"> </w:t>
            </w:r>
            <w:proofErr w:type="spellStart"/>
            <w:r w:rsidRPr="00FD4E01">
              <w:rPr>
                <w:b/>
              </w:rPr>
              <w:t>dụng</w:t>
            </w:r>
            <w:proofErr w:type="spellEnd"/>
          </w:p>
        </w:tc>
      </w:tr>
      <w:tr w:rsidR="00D35811" w:rsidRPr="00FD4E01" w14:paraId="54C9C321" w14:textId="77777777" w:rsidTr="000A1433">
        <w:trPr>
          <w:trHeight w:val="373"/>
          <w:jc w:val="center"/>
        </w:trPr>
        <w:tc>
          <w:tcPr>
            <w:tcW w:w="1413" w:type="dxa"/>
            <w:vAlign w:val="bottom"/>
            <w:hideMark/>
          </w:tcPr>
          <w:p w14:paraId="7E74EA96"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1</w:t>
            </w:r>
          </w:p>
        </w:tc>
        <w:tc>
          <w:tcPr>
            <w:tcW w:w="2126" w:type="dxa"/>
            <w:shd w:val="clear" w:color="auto" w:fill="auto"/>
            <w:vAlign w:val="bottom"/>
            <w:hideMark/>
          </w:tcPr>
          <w:p w14:paraId="6658847C"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hideMark/>
          </w:tcPr>
          <w:p w14:paraId="6CDF7CF5" w14:textId="77777777" w:rsidR="00D35811" w:rsidRPr="00FD4E01" w:rsidRDefault="00D35811" w:rsidP="000A1433">
            <w:pPr>
              <w:spacing w:line="300" w:lineRule="auto"/>
              <w:jc w:val="center"/>
              <w:rPr>
                <w:lang w:val="vi-VN"/>
              </w:rP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1,</w:t>
            </w:r>
            <w:r w:rsidRPr="00FD4E01">
              <w:rPr>
                <w:b/>
                <w:lang w:val="vi-VN"/>
              </w:rPr>
              <w:t xml:space="preserve"> sáng</w:t>
            </w:r>
            <w:r w:rsidRPr="00FD4E01">
              <w:rPr>
                <w:lang w:val="vi-VN"/>
              </w:rPr>
              <w:t xml:space="preserve"> ngày </w:t>
            </w:r>
            <w:r w:rsidRPr="00FD4E01">
              <w:rPr>
                <w:b/>
              </w:rPr>
              <w:t>2</w:t>
            </w:r>
            <w:r>
              <w:rPr>
                <w:b/>
              </w:rPr>
              <w:t>7</w:t>
            </w:r>
            <w:r w:rsidRPr="00FD4E01">
              <w:rPr>
                <w:b/>
                <w:lang w:val="vi-VN"/>
              </w:rPr>
              <w:t>/</w:t>
            </w:r>
            <w:r w:rsidRPr="00FD4E01">
              <w:rPr>
                <w:b/>
              </w:rPr>
              <w:t>11</w:t>
            </w:r>
            <w:r w:rsidRPr="00FD4E01">
              <w:rPr>
                <w:b/>
                <w:lang w:val="vi-VN"/>
              </w:rPr>
              <w:t>/</w:t>
            </w:r>
            <w:r>
              <w:rPr>
                <w:b/>
                <w:lang w:val="vi-VN"/>
              </w:rPr>
              <w:t>2025</w:t>
            </w:r>
          </w:p>
        </w:tc>
      </w:tr>
      <w:tr w:rsidR="00D35811" w:rsidRPr="00FD4E01" w14:paraId="7FAEC900" w14:textId="77777777" w:rsidTr="000A1433">
        <w:trPr>
          <w:trHeight w:val="422"/>
          <w:jc w:val="center"/>
        </w:trPr>
        <w:tc>
          <w:tcPr>
            <w:tcW w:w="1413" w:type="dxa"/>
            <w:vAlign w:val="bottom"/>
            <w:hideMark/>
          </w:tcPr>
          <w:p w14:paraId="5B4FBA34"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2</w:t>
            </w:r>
          </w:p>
        </w:tc>
        <w:tc>
          <w:tcPr>
            <w:tcW w:w="2126" w:type="dxa"/>
            <w:shd w:val="clear" w:color="auto" w:fill="auto"/>
            <w:vAlign w:val="bottom"/>
            <w:hideMark/>
          </w:tcPr>
          <w:p w14:paraId="1CA74857"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hideMark/>
          </w:tcPr>
          <w:p w14:paraId="588EF736" w14:textId="77777777" w:rsidR="00D35811" w:rsidRPr="00FD4E01" w:rsidRDefault="00D35811" w:rsidP="000A1433">
            <w:pPr>
              <w:spacing w:line="300" w:lineRule="auto"/>
              <w:jc w:val="cente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2,</w:t>
            </w:r>
            <w:r w:rsidRPr="00FD4E01">
              <w:rPr>
                <w:b/>
                <w:lang w:val="vi-VN"/>
              </w:rPr>
              <w:t xml:space="preserve"> </w:t>
            </w:r>
            <w:proofErr w:type="spellStart"/>
            <w:r w:rsidRPr="00FD4E01">
              <w:rPr>
                <w:b/>
              </w:rPr>
              <w:t>chiều</w:t>
            </w:r>
            <w:proofErr w:type="spellEnd"/>
            <w:r w:rsidRPr="00FD4E01">
              <w:rPr>
                <w:b/>
              </w:rPr>
              <w:t xml:space="preserve"> </w:t>
            </w:r>
            <w:r w:rsidRPr="00FD4E01">
              <w:rPr>
                <w:lang w:val="vi-VN"/>
              </w:rPr>
              <w:t xml:space="preserve">ngày </w:t>
            </w:r>
            <w:r w:rsidRPr="00FD4E01">
              <w:rPr>
                <w:b/>
              </w:rPr>
              <w:t>2</w:t>
            </w:r>
            <w:r>
              <w:rPr>
                <w:b/>
              </w:rPr>
              <w:t>7</w:t>
            </w:r>
            <w:r w:rsidRPr="00FD4E01">
              <w:rPr>
                <w:b/>
                <w:lang w:val="vi-VN"/>
              </w:rPr>
              <w:t>/</w:t>
            </w:r>
            <w:r w:rsidRPr="00FD4E01">
              <w:rPr>
                <w:b/>
              </w:rPr>
              <w:t>11</w:t>
            </w:r>
            <w:r w:rsidRPr="00FD4E01">
              <w:rPr>
                <w:b/>
                <w:lang w:val="vi-VN"/>
              </w:rPr>
              <w:t>/</w:t>
            </w:r>
            <w:r>
              <w:rPr>
                <w:b/>
                <w:lang w:val="vi-VN"/>
              </w:rPr>
              <w:t>2025</w:t>
            </w:r>
          </w:p>
        </w:tc>
      </w:tr>
      <w:tr w:rsidR="00D35811" w:rsidRPr="00FD4E01" w14:paraId="321BFE91" w14:textId="77777777" w:rsidTr="000A1433">
        <w:trPr>
          <w:trHeight w:val="413"/>
          <w:jc w:val="center"/>
        </w:trPr>
        <w:tc>
          <w:tcPr>
            <w:tcW w:w="1413" w:type="dxa"/>
            <w:vAlign w:val="bottom"/>
            <w:hideMark/>
          </w:tcPr>
          <w:p w14:paraId="6F6204E6"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3</w:t>
            </w:r>
          </w:p>
        </w:tc>
        <w:tc>
          <w:tcPr>
            <w:tcW w:w="2126" w:type="dxa"/>
            <w:shd w:val="clear" w:color="auto" w:fill="auto"/>
            <w:vAlign w:val="bottom"/>
            <w:hideMark/>
          </w:tcPr>
          <w:p w14:paraId="1E62EE28"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hideMark/>
          </w:tcPr>
          <w:p w14:paraId="54573F16" w14:textId="77777777" w:rsidR="00D35811" w:rsidRPr="00FD4E01" w:rsidRDefault="00D35811" w:rsidP="000A1433">
            <w:pPr>
              <w:spacing w:line="300" w:lineRule="auto"/>
              <w:jc w:val="cente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3,</w:t>
            </w:r>
            <w:r w:rsidRPr="00FD4E01">
              <w:rPr>
                <w:b/>
                <w:lang w:val="vi-VN"/>
              </w:rPr>
              <w:t xml:space="preserve"> sáng</w:t>
            </w:r>
            <w:r w:rsidRPr="00FD4E01">
              <w:rPr>
                <w:lang w:val="vi-VN"/>
              </w:rPr>
              <w:t xml:space="preserve"> ngày </w:t>
            </w:r>
            <w:r w:rsidRPr="00FD4E01">
              <w:rPr>
                <w:b/>
              </w:rPr>
              <w:t>2</w:t>
            </w:r>
            <w:r>
              <w:rPr>
                <w:b/>
              </w:rPr>
              <w:t>8</w:t>
            </w:r>
            <w:r w:rsidRPr="00FD4E01">
              <w:rPr>
                <w:b/>
                <w:lang w:val="vi-VN"/>
              </w:rPr>
              <w:t>/</w:t>
            </w:r>
            <w:r w:rsidRPr="00FD4E01">
              <w:rPr>
                <w:b/>
              </w:rPr>
              <w:t>11</w:t>
            </w:r>
            <w:r w:rsidRPr="00FD4E01">
              <w:rPr>
                <w:b/>
                <w:lang w:val="vi-VN"/>
              </w:rPr>
              <w:t>/</w:t>
            </w:r>
            <w:r>
              <w:rPr>
                <w:b/>
                <w:lang w:val="vi-VN"/>
              </w:rPr>
              <w:t>2025</w:t>
            </w:r>
          </w:p>
        </w:tc>
      </w:tr>
      <w:tr w:rsidR="00D35811" w:rsidRPr="00FD4E01" w14:paraId="41D1F60A" w14:textId="77777777" w:rsidTr="000A1433">
        <w:trPr>
          <w:trHeight w:val="419"/>
          <w:jc w:val="center"/>
        </w:trPr>
        <w:tc>
          <w:tcPr>
            <w:tcW w:w="1413" w:type="dxa"/>
            <w:vAlign w:val="bottom"/>
            <w:hideMark/>
          </w:tcPr>
          <w:p w14:paraId="7701D6C4"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4</w:t>
            </w:r>
          </w:p>
        </w:tc>
        <w:tc>
          <w:tcPr>
            <w:tcW w:w="2126" w:type="dxa"/>
            <w:shd w:val="clear" w:color="auto" w:fill="auto"/>
            <w:vAlign w:val="bottom"/>
            <w:hideMark/>
          </w:tcPr>
          <w:p w14:paraId="1C991218"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hideMark/>
          </w:tcPr>
          <w:p w14:paraId="3757E3FB" w14:textId="77777777" w:rsidR="00D35811" w:rsidRPr="00FD4E01" w:rsidRDefault="00D35811" w:rsidP="000A1433">
            <w:pPr>
              <w:spacing w:line="300" w:lineRule="auto"/>
              <w:jc w:val="center"/>
              <w:rPr>
                <w:lang w:val="vi-VN"/>
              </w:rP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4,</w:t>
            </w:r>
            <w:r w:rsidRPr="00FD4E01">
              <w:rPr>
                <w:b/>
                <w:lang w:val="vi-VN"/>
              </w:rPr>
              <w:t xml:space="preserve"> </w:t>
            </w:r>
            <w:proofErr w:type="spellStart"/>
            <w:r>
              <w:rPr>
                <w:b/>
              </w:rPr>
              <w:t>chiều</w:t>
            </w:r>
            <w:proofErr w:type="spellEnd"/>
            <w:r w:rsidRPr="00FD4E01">
              <w:rPr>
                <w:lang w:val="vi-VN"/>
              </w:rPr>
              <w:t xml:space="preserve"> ngày </w:t>
            </w:r>
            <w:r w:rsidRPr="00FD4E01">
              <w:rPr>
                <w:b/>
              </w:rPr>
              <w:t>2</w:t>
            </w:r>
            <w:r>
              <w:rPr>
                <w:b/>
              </w:rPr>
              <w:t>8</w:t>
            </w:r>
            <w:r w:rsidRPr="00FD4E01">
              <w:rPr>
                <w:b/>
                <w:lang w:val="vi-VN"/>
              </w:rPr>
              <w:t>/</w:t>
            </w:r>
            <w:r w:rsidRPr="00FD4E01">
              <w:rPr>
                <w:b/>
              </w:rPr>
              <w:t>11</w:t>
            </w:r>
            <w:r w:rsidRPr="00FD4E01">
              <w:rPr>
                <w:b/>
                <w:lang w:val="vi-VN"/>
              </w:rPr>
              <w:t>/</w:t>
            </w:r>
            <w:r>
              <w:rPr>
                <w:b/>
                <w:lang w:val="vi-VN"/>
              </w:rPr>
              <w:t>2025</w:t>
            </w:r>
          </w:p>
        </w:tc>
      </w:tr>
      <w:tr w:rsidR="00D35811" w:rsidRPr="00FD4E01" w14:paraId="6C761014" w14:textId="77777777" w:rsidTr="000A1433">
        <w:trPr>
          <w:trHeight w:val="419"/>
          <w:jc w:val="center"/>
        </w:trPr>
        <w:tc>
          <w:tcPr>
            <w:tcW w:w="1413" w:type="dxa"/>
            <w:vAlign w:val="bottom"/>
          </w:tcPr>
          <w:p w14:paraId="2ED8C004"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5</w:t>
            </w:r>
          </w:p>
        </w:tc>
        <w:tc>
          <w:tcPr>
            <w:tcW w:w="2126" w:type="dxa"/>
            <w:shd w:val="clear" w:color="auto" w:fill="auto"/>
            <w:vAlign w:val="bottom"/>
          </w:tcPr>
          <w:p w14:paraId="4C4B1FE3"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tcPr>
          <w:p w14:paraId="79131769" w14:textId="77777777" w:rsidR="00D35811" w:rsidRPr="00FD4E01" w:rsidRDefault="00D35811" w:rsidP="000A1433">
            <w:pPr>
              <w:spacing w:line="300" w:lineRule="auto"/>
              <w:jc w:val="center"/>
              <w:rPr>
                <w:lang w:val="vi-VN"/>
              </w:rP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5,</w:t>
            </w:r>
            <w:r w:rsidRPr="00FD4E01">
              <w:rPr>
                <w:b/>
                <w:lang w:val="vi-VN"/>
              </w:rPr>
              <w:t xml:space="preserve"> sáng</w:t>
            </w:r>
            <w:r w:rsidRPr="00FD4E01">
              <w:rPr>
                <w:lang w:val="vi-VN"/>
              </w:rPr>
              <w:t xml:space="preserve"> ngày </w:t>
            </w:r>
            <w:r>
              <w:rPr>
                <w:b/>
              </w:rPr>
              <w:t>29</w:t>
            </w:r>
            <w:r w:rsidRPr="00FD4E01">
              <w:rPr>
                <w:b/>
                <w:lang w:val="vi-VN"/>
              </w:rPr>
              <w:t>/</w:t>
            </w:r>
            <w:r w:rsidRPr="00FD4E01">
              <w:rPr>
                <w:b/>
              </w:rPr>
              <w:t>11</w:t>
            </w:r>
            <w:r w:rsidRPr="00FD4E01">
              <w:rPr>
                <w:b/>
                <w:lang w:val="vi-VN"/>
              </w:rPr>
              <w:t>/</w:t>
            </w:r>
            <w:r>
              <w:rPr>
                <w:b/>
                <w:lang w:val="vi-VN"/>
              </w:rPr>
              <w:t>2025</w:t>
            </w:r>
          </w:p>
        </w:tc>
      </w:tr>
      <w:tr w:rsidR="00D35811" w:rsidRPr="00FD4E01" w14:paraId="11AF9CDD" w14:textId="77777777" w:rsidTr="000A1433">
        <w:trPr>
          <w:trHeight w:val="419"/>
          <w:jc w:val="center"/>
        </w:trPr>
        <w:tc>
          <w:tcPr>
            <w:tcW w:w="1413" w:type="dxa"/>
            <w:vAlign w:val="bottom"/>
          </w:tcPr>
          <w:p w14:paraId="0853AFB4" w14:textId="77777777" w:rsidR="00D35811" w:rsidRPr="00FD4E01" w:rsidRDefault="00D35811" w:rsidP="000A1433">
            <w:pPr>
              <w:spacing w:line="300" w:lineRule="auto"/>
              <w:jc w:val="center"/>
              <w:rPr>
                <w:b/>
              </w:rPr>
            </w:pPr>
            <w:proofErr w:type="spellStart"/>
            <w:r w:rsidRPr="00FD4E01">
              <w:rPr>
                <w:b/>
              </w:rPr>
              <w:t>Mã</w:t>
            </w:r>
            <w:proofErr w:type="spellEnd"/>
            <w:r w:rsidRPr="00FD4E01">
              <w:rPr>
                <w:b/>
              </w:rPr>
              <w:t xml:space="preserve"> ca </w:t>
            </w:r>
            <w:proofErr w:type="spellStart"/>
            <w:r w:rsidRPr="00FD4E01">
              <w:rPr>
                <w:b/>
              </w:rPr>
              <w:t>thi</w:t>
            </w:r>
            <w:proofErr w:type="spellEnd"/>
            <w:r w:rsidRPr="00FD4E01">
              <w:rPr>
                <w:b/>
              </w:rPr>
              <w:t xml:space="preserve"> 6</w:t>
            </w:r>
          </w:p>
        </w:tc>
        <w:tc>
          <w:tcPr>
            <w:tcW w:w="2126" w:type="dxa"/>
            <w:shd w:val="clear" w:color="auto" w:fill="auto"/>
            <w:vAlign w:val="bottom"/>
          </w:tcPr>
          <w:p w14:paraId="0D88372E" w14:textId="77777777" w:rsidR="00D35811" w:rsidRPr="00B03713" w:rsidRDefault="00D35811" w:rsidP="000A1433">
            <w:pPr>
              <w:spacing w:line="300" w:lineRule="auto"/>
              <w:jc w:val="center"/>
            </w:pPr>
            <w:proofErr w:type="spellStart"/>
            <w:r w:rsidRPr="00B03713">
              <w:t>Khối</w:t>
            </w:r>
            <w:proofErr w:type="spellEnd"/>
            <w:r w:rsidRPr="00B03713">
              <w:t xml:space="preserve"> 1 </w:t>
            </w:r>
            <w:proofErr w:type="spellStart"/>
            <w:r w:rsidRPr="00B03713">
              <w:t>đến</w:t>
            </w:r>
            <w:proofErr w:type="spellEnd"/>
            <w:r w:rsidRPr="00B03713">
              <w:t xml:space="preserve"> </w:t>
            </w:r>
            <w:proofErr w:type="spellStart"/>
            <w:r w:rsidRPr="00B03713">
              <w:t>Khối</w:t>
            </w:r>
            <w:proofErr w:type="spellEnd"/>
            <w:r w:rsidRPr="00B03713">
              <w:t xml:space="preserve"> 9</w:t>
            </w:r>
          </w:p>
        </w:tc>
        <w:tc>
          <w:tcPr>
            <w:tcW w:w="5954" w:type="dxa"/>
            <w:vAlign w:val="bottom"/>
          </w:tcPr>
          <w:p w14:paraId="3DB98853" w14:textId="77777777" w:rsidR="00D35811" w:rsidRPr="00FD4E01" w:rsidRDefault="00D35811" w:rsidP="000A1433">
            <w:pPr>
              <w:spacing w:line="300" w:lineRule="auto"/>
              <w:jc w:val="center"/>
              <w:rPr>
                <w:lang w:val="vi-VN"/>
              </w:rPr>
            </w:pPr>
            <w:r w:rsidRPr="00FD4E01">
              <w:rPr>
                <w:lang w:val="vi-VN"/>
              </w:rPr>
              <w:t xml:space="preserve">Tất cả khung giờ </w:t>
            </w:r>
            <w:proofErr w:type="spellStart"/>
            <w:r w:rsidRPr="00FD4E01">
              <w:t>thi</w:t>
            </w:r>
            <w:proofErr w:type="spellEnd"/>
            <w:r w:rsidRPr="00FD4E01">
              <w:t xml:space="preserve"> </w:t>
            </w:r>
            <w:proofErr w:type="spellStart"/>
            <w:r w:rsidRPr="00FD4E01">
              <w:t>trong</w:t>
            </w:r>
            <w:proofErr w:type="spellEnd"/>
            <w:r w:rsidRPr="00FD4E01">
              <w:t xml:space="preserve"> </w:t>
            </w:r>
            <w:r w:rsidRPr="00FD4E01">
              <w:rPr>
                <w:b/>
              </w:rPr>
              <w:t xml:space="preserve">Ca </w:t>
            </w:r>
            <w:proofErr w:type="spellStart"/>
            <w:r w:rsidRPr="00FD4E01">
              <w:rPr>
                <w:b/>
              </w:rPr>
              <w:t>thi</w:t>
            </w:r>
            <w:proofErr w:type="spellEnd"/>
            <w:r w:rsidRPr="00FD4E01">
              <w:rPr>
                <w:b/>
              </w:rPr>
              <w:t xml:space="preserve"> 6,</w:t>
            </w:r>
            <w:r w:rsidRPr="00FD4E01">
              <w:rPr>
                <w:b/>
                <w:lang w:val="vi-VN"/>
              </w:rPr>
              <w:t xml:space="preserve"> </w:t>
            </w:r>
            <w:proofErr w:type="spellStart"/>
            <w:r>
              <w:rPr>
                <w:b/>
              </w:rPr>
              <w:t>chiều</w:t>
            </w:r>
            <w:proofErr w:type="spellEnd"/>
            <w:r w:rsidRPr="00FD4E01">
              <w:rPr>
                <w:lang w:val="vi-VN"/>
              </w:rPr>
              <w:t xml:space="preserve"> ngày </w:t>
            </w:r>
            <w:r>
              <w:rPr>
                <w:b/>
              </w:rPr>
              <w:t>29</w:t>
            </w:r>
            <w:r w:rsidRPr="00FD4E01">
              <w:rPr>
                <w:b/>
                <w:lang w:val="vi-VN"/>
              </w:rPr>
              <w:t>/</w:t>
            </w:r>
            <w:r w:rsidRPr="00FD4E01">
              <w:rPr>
                <w:b/>
              </w:rPr>
              <w:t>11</w:t>
            </w:r>
            <w:r w:rsidRPr="00FD4E01">
              <w:rPr>
                <w:b/>
                <w:lang w:val="vi-VN"/>
              </w:rPr>
              <w:t>/</w:t>
            </w:r>
            <w:r>
              <w:rPr>
                <w:b/>
                <w:lang w:val="vi-VN"/>
              </w:rPr>
              <w:t>2025</w:t>
            </w:r>
          </w:p>
        </w:tc>
      </w:tr>
    </w:tbl>
    <w:p w14:paraId="1921936B" w14:textId="77777777" w:rsidR="00D35811" w:rsidRPr="00FD4E01" w:rsidRDefault="00D35811" w:rsidP="00D35811">
      <w:pPr>
        <w:spacing w:line="300" w:lineRule="auto"/>
        <w:ind w:firstLine="426"/>
        <w:jc w:val="both"/>
        <w:rPr>
          <w:bCs/>
        </w:rPr>
      </w:pPr>
    </w:p>
    <w:p w14:paraId="38212E23" w14:textId="77777777" w:rsidR="00D35811" w:rsidRPr="00FD4E01" w:rsidRDefault="00D35811" w:rsidP="00D35811">
      <w:pPr>
        <w:spacing w:line="300" w:lineRule="auto"/>
        <w:ind w:firstLine="426"/>
        <w:jc w:val="both"/>
        <w:rPr>
          <w:bCs/>
        </w:rPr>
      </w:pPr>
      <w:r w:rsidRPr="00FD4E01">
        <w:rPr>
          <w:bCs/>
        </w:rPr>
        <w:t xml:space="preserve">- </w:t>
      </w:r>
      <w:proofErr w:type="spellStart"/>
      <w:r w:rsidRPr="00FD4E01">
        <w:rPr>
          <w:bCs/>
        </w:rPr>
        <w:t>Mã</w:t>
      </w:r>
      <w:proofErr w:type="spellEnd"/>
      <w:r w:rsidRPr="00FD4E01">
        <w:rPr>
          <w:bCs/>
        </w:rPr>
        <w:t xml:space="preserve"> ca </w:t>
      </w:r>
      <w:proofErr w:type="spellStart"/>
      <w:r w:rsidRPr="00FD4E01">
        <w:rPr>
          <w:bCs/>
        </w:rPr>
        <w:t>thi</w:t>
      </w:r>
      <w:proofErr w:type="spellEnd"/>
      <w:r w:rsidRPr="00FD4E01">
        <w:rPr>
          <w:bCs/>
        </w:rPr>
        <w:t xml:space="preserve"> </w:t>
      </w:r>
      <w:proofErr w:type="spellStart"/>
      <w:r w:rsidRPr="00FD4E01">
        <w:rPr>
          <w:bCs/>
        </w:rPr>
        <w:t>của</w:t>
      </w:r>
      <w:proofErr w:type="spellEnd"/>
      <w:r w:rsidRPr="00FD4E01">
        <w:rPr>
          <w:bCs/>
        </w:rPr>
        <w:t xml:space="preserve"> </w:t>
      </w:r>
      <w:proofErr w:type="spellStart"/>
      <w:r w:rsidRPr="00FD4E01">
        <w:rPr>
          <w:bCs/>
        </w:rPr>
        <w:t>mỗi</w:t>
      </w:r>
      <w:proofErr w:type="spellEnd"/>
      <w:r w:rsidRPr="00FD4E01">
        <w:rPr>
          <w:bCs/>
        </w:rPr>
        <w:t xml:space="preserve"> ca </w:t>
      </w:r>
      <w:proofErr w:type="spellStart"/>
      <w:r w:rsidRPr="00FD4E01">
        <w:rPr>
          <w:bCs/>
        </w:rPr>
        <w:t>thi</w:t>
      </w:r>
      <w:proofErr w:type="spellEnd"/>
      <w:r w:rsidRPr="00FD4E01">
        <w:rPr>
          <w:bCs/>
        </w:rPr>
        <w:t xml:space="preserve"> </w:t>
      </w:r>
      <w:proofErr w:type="spellStart"/>
      <w:r w:rsidRPr="00FD4E01">
        <w:rPr>
          <w:bCs/>
        </w:rPr>
        <w:t>sẽ</w:t>
      </w:r>
      <w:proofErr w:type="spellEnd"/>
      <w:r w:rsidRPr="00FD4E01">
        <w:rPr>
          <w:bCs/>
        </w:rPr>
        <w:t xml:space="preserve"> </w:t>
      </w:r>
      <w:proofErr w:type="spellStart"/>
      <w:r w:rsidRPr="00FD4E01">
        <w:rPr>
          <w:bCs/>
        </w:rPr>
        <w:t>được</w:t>
      </w:r>
      <w:proofErr w:type="spellEnd"/>
      <w:r w:rsidRPr="00FD4E01">
        <w:rPr>
          <w:bCs/>
        </w:rPr>
        <w:t xml:space="preserve"> </w:t>
      </w:r>
      <w:proofErr w:type="spellStart"/>
      <w:r w:rsidRPr="00FD4E01">
        <w:rPr>
          <w:bCs/>
        </w:rPr>
        <w:t>kích</w:t>
      </w:r>
      <w:proofErr w:type="spellEnd"/>
      <w:r w:rsidRPr="00FD4E01">
        <w:rPr>
          <w:bCs/>
        </w:rPr>
        <w:t xml:space="preserve"> </w:t>
      </w:r>
      <w:proofErr w:type="spellStart"/>
      <w:r w:rsidRPr="00FD4E01">
        <w:rPr>
          <w:bCs/>
        </w:rPr>
        <w:t>hoạt</w:t>
      </w:r>
      <w:proofErr w:type="spellEnd"/>
      <w:r w:rsidRPr="00FD4E01">
        <w:rPr>
          <w:bCs/>
        </w:rPr>
        <w:t xml:space="preserve"> </w:t>
      </w:r>
      <w:proofErr w:type="spellStart"/>
      <w:r w:rsidRPr="00FD4E01">
        <w:rPr>
          <w:bCs/>
        </w:rPr>
        <w:t>trong</w:t>
      </w:r>
      <w:proofErr w:type="spellEnd"/>
      <w:r w:rsidRPr="00FD4E01">
        <w:rPr>
          <w:bCs/>
        </w:rPr>
        <w:t xml:space="preserve"> </w:t>
      </w:r>
      <w:proofErr w:type="spellStart"/>
      <w:r w:rsidRPr="00FD4E01">
        <w:rPr>
          <w:bCs/>
        </w:rPr>
        <w:t>các</w:t>
      </w:r>
      <w:proofErr w:type="spellEnd"/>
      <w:r w:rsidRPr="00FD4E01">
        <w:rPr>
          <w:bCs/>
        </w:rPr>
        <w:t xml:space="preserve"> </w:t>
      </w:r>
      <w:proofErr w:type="spellStart"/>
      <w:r w:rsidRPr="00FD4E01">
        <w:rPr>
          <w:bCs/>
        </w:rPr>
        <w:t>khung</w:t>
      </w:r>
      <w:proofErr w:type="spellEnd"/>
      <w:r w:rsidRPr="00FD4E01">
        <w:rPr>
          <w:bCs/>
        </w:rPr>
        <w:t xml:space="preserve"> </w:t>
      </w:r>
      <w:proofErr w:type="spellStart"/>
      <w:r w:rsidRPr="00FD4E01">
        <w:rPr>
          <w:bCs/>
        </w:rPr>
        <w:t>giờ</w:t>
      </w:r>
      <w:proofErr w:type="spellEnd"/>
      <w:r w:rsidRPr="00FD4E01">
        <w:rPr>
          <w:bCs/>
        </w:rPr>
        <w:t xml:space="preserve"> </w:t>
      </w:r>
      <w:proofErr w:type="spellStart"/>
      <w:r w:rsidRPr="00FD4E01">
        <w:rPr>
          <w:bCs/>
        </w:rPr>
        <w:t>mở</w:t>
      </w:r>
      <w:proofErr w:type="spellEnd"/>
      <w:r w:rsidRPr="00FD4E01">
        <w:rPr>
          <w:bCs/>
        </w:rPr>
        <w:t xml:space="preserve"> </w:t>
      </w:r>
      <w:proofErr w:type="spellStart"/>
      <w:r w:rsidRPr="00FD4E01">
        <w:rPr>
          <w:bCs/>
        </w:rPr>
        <w:t>đề</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của</w:t>
      </w:r>
      <w:proofErr w:type="spellEnd"/>
      <w:r w:rsidRPr="00FD4E01">
        <w:rPr>
          <w:bCs/>
        </w:rPr>
        <w:t xml:space="preserve"> ca </w:t>
      </w:r>
      <w:proofErr w:type="spellStart"/>
      <w:r w:rsidRPr="00FD4E01">
        <w:rPr>
          <w:bCs/>
        </w:rPr>
        <w:t>thi</w:t>
      </w:r>
      <w:proofErr w:type="spellEnd"/>
      <w:r w:rsidRPr="00FD4E01">
        <w:rPr>
          <w:bCs/>
        </w:rPr>
        <w:t xml:space="preserve"> </w:t>
      </w:r>
      <w:proofErr w:type="spellStart"/>
      <w:r w:rsidRPr="00FD4E01">
        <w:rPr>
          <w:bCs/>
        </w:rPr>
        <w:t>đó</w:t>
      </w:r>
      <w:proofErr w:type="spellEnd"/>
      <w:r w:rsidRPr="00FD4E01">
        <w:rPr>
          <w:bCs/>
        </w:rPr>
        <w:t>.</w:t>
      </w:r>
      <w:r>
        <w:rPr>
          <w:bCs/>
        </w:rPr>
        <w:t xml:space="preserve"> </w:t>
      </w:r>
      <w:proofErr w:type="spellStart"/>
      <w:r w:rsidRPr="00FF6AA8">
        <w:rPr>
          <w:bCs/>
        </w:rPr>
        <w:t>Khung</w:t>
      </w:r>
      <w:proofErr w:type="spellEnd"/>
      <w:r w:rsidRPr="00FF6AA8">
        <w:rPr>
          <w:bCs/>
        </w:rPr>
        <w:t xml:space="preserve"> </w:t>
      </w:r>
      <w:proofErr w:type="spellStart"/>
      <w:r w:rsidRPr="00FF6AA8">
        <w:rPr>
          <w:bCs/>
        </w:rPr>
        <w:t>nhập</w:t>
      </w:r>
      <w:proofErr w:type="spellEnd"/>
      <w:r w:rsidRPr="00FF6AA8">
        <w:rPr>
          <w:bCs/>
        </w:rPr>
        <w:t xml:space="preserve"> </w:t>
      </w:r>
      <w:proofErr w:type="spellStart"/>
      <w:r w:rsidRPr="00FF6AA8">
        <w:rPr>
          <w:bCs/>
        </w:rPr>
        <w:t>Mã</w:t>
      </w:r>
      <w:proofErr w:type="spellEnd"/>
      <w:r w:rsidRPr="00FF6AA8">
        <w:rPr>
          <w:bCs/>
        </w:rPr>
        <w:t xml:space="preserve"> ca </w:t>
      </w:r>
      <w:proofErr w:type="spellStart"/>
      <w:r w:rsidRPr="00FF6AA8">
        <w:rPr>
          <w:bCs/>
        </w:rPr>
        <w:t>thi</w:t>
      </w:r>
      <w:proofErr w:type="spellEnd"/>
      <w:r w:rsidRPr="00FF6AA8">
        <w:rPr>
          <w:bCs/>
        </w:rPr>
        <w:t xml:space="preserve"> </w:t>
      </w:r>
      <w:proofErr w:type="spellStart"/>
      <w:r w:rsidRPr="00FF6AA8">
        <w:rPr>
          <w:bCs/>
        </w:rPr>
        <w:t>chỉ</w:t>
      </w:r>
      <w:proofErr w:type="spellEnd"/>
      <w:r w:rsidRPr="00FF6AA8">
        <w:rPr>
          <w:bCs/>
        </w:rPr>
        <w:t xml:space="preserve"> </w:t>
      </w:r>
      <w:proofErr w:type="spellStart"/>
      <w:r w:rsidRPr="00FF6AA8">
        <w:rPr>
          <w:bCs/>
        </w:rPr>
        <w:t>nhấn</w:t>
      </w:r>
      <w:proofErr w:type="spellEnd"/>
      <w:r w:rsidRPr="00FF6AA8">
        <w:rPr>
          <w:bCs/>
        </w:rPr>
        <w:t xml:space="preserve"> </w:t>
      </w:r>
      <w:proofErr w:type="spellStart"/>
      <w:r w:rsidRPr="00FF6AA8">
        <w:rPr>
          <w:bCs/>
        </w:rPr>
        <w:t>vào</w:t>
      </w:r>
      <w:proofErr w:type="spellEnd"/>
      <w:r w:rsidRPr="00FF6AA8">
        <w:rPr>
          <w:bCs/>
        </w:rPr>
        <w:t xml:space="preserve"> </w:t>
      </w:r>
      <w:proofErr w:type="spellStart"/>
      <w:r w:rsidRPr="00FF6AA8">
        <w:rPr>
          <w:bCs/>
        </w:rPr>
        <w:t>được</w:t>
      </w:r>
      <w:proofErr w:type="spellEnd"/>
      <w:r w:rsidRPr="00FF6AA8">
        <w:rPr>
          <w:bCs/>
        </w:rPr>
        <w:t xml:space="preserve"> </w:t>
      </w:r>
      <w:proofErr w:type="spellStart"/>
      <w:r w:rsidRPr="00FF6AA8">
        <w:rPr>
          <w:bCs/>
        </w:rPr>
        <w:t>khi</w:t>
      </w:r>
      <w:proofErr w:type="spellEnd"/>
      <w:r w:rsidRPr="00FF6AA8">
        <w:rPr>
          <w:bCs/>
        </w:rPr>
        <w:t xml:space="preserve"> </w:t>
      </w:r>
      <w:proofErr w:type="spellStart"/>
      <w:r w:rsidRPr="00FF6AA8">
        <w:rPr>
          <w:bCs/>
        </w:rPr>
        <w:t>bắt</w:t>
      </w:r>
      <w:proofErr w:type="spellEnd"/>
      <w:r w:rsidRPr="00FF6AA8">
        <w:rPr>
          <w:bCs/>
        </w:rPr>
        <w:t xml:space="preserve"> </w:t>
      </w:r>
      <w:proofErr w:type="spellStart"/>
      <w:r w:rsidRPr="00FF6AA8">
        <w:rPr>
          <w:bCs/>
        </w:rPr>
        <w:t>đầu</w:t>
      </w:r>
      <w:proofErr w:type="spellEnd"/>
      <w:r w:rsidRPr="00FF6AA8">
        <w:rPr>
          <w:bCs/>
        </w:rPr>
        <w:t xml:space="preserve"> </w:t>
      </w:r>
      <w:proofErr w:type="spellStart"/>
      <w:r w:rsidRPr="00FF6AA8">
        <w:rPr>
          <w:bCs/>
        </w:rPr>
        <w:t>khung</w:t>
      </w:r>
      <w:proofErr w:type="spellEnd"/>
      <w:r w:rsidRPr="00FF6AA8">
        <w:rPr>
          <w:bCs/>
        </w:rPr>
        <w:t xml:space="preserve"> </w:t>
      </w:r>
      <w:proofErr w:type="spellStart"/>
      <w:r w:rsidRPr="00FF6AA8">
        <w:rPr>
          <w:bCs/>
        </w:rPr>
        <w:t>giờ</w:t>
      </w:r>
      <w:proofErr w:type="spellEnd"/>
      <w:r w:rsidRPr="00FF6AA8">
        <w:rPr>
          <w:bCs/>
        </w:rPr>
        <w:t xml:space="preserve"> </w:t>
      </w:r>
      <w:proofErr w:type="spellStart"/>
      <w:r w:rsidRPr="00FF6AA8">
        <w:rPr>
          <w:bCs/>
        </w:rPr>
        <w:t>thi</w:t>
      </w:r>
      <w:proofErr w:type="spellEnd"/>
      <w:r w:rsidRPr="00FF6AA8">
        <w:rPr>
          <w:bCs/>
        </w:rPr>
        <w:t xml:space="preserve"> </w:t>
      </w:r>
      <w:proofErr w:type="spellStart"/>
      <w:r w:rsidRPr="00FF6AA8">
        <w:rPr>
          <w:bCs/>
        </w:rPr>
        <w:t>của</w:t>
      </w:r>
      <w:proofErr w:type="spellEnd"/>
      <w:r w:rsidRPr="00FF6AA8">
        <w:rPr>
          <w:bCs/>
        </w:rPr>
        <w:t xml:space="preserve"> </w:t>
      </w:r>
      <w:proofErr w:type="spellStart"/>
      <w:r w:rsidRPr="00FF6AA8">
        <w:rPr>
          <w:bCs/>
        </w:rPr>
        <w:t>khối</w:t>
      </w:r>
      <w:proofErr w:type="spellEnd"/>
      <w:r w:rsidRPr="00FF6AA8">
        <w:rPr>
          <w:bCs/>
        </w:rPr>
        <w:t xml:space="preserve"> </w:t>
      </w:r>
      <w:proofErr w:type="spellStart"/>
      <w:r w:rsidRPr="00FF6AA8">
        <w:rPr>
          <w:bCs/>
        </w:rPr>
        <w:t>lớp</w:t>
      </w:r>
      <w:proofErr w:type="spellEnd"/>
      <w:r w:rsidRPr="00FF6AA8">
        <w:rPr>
          <w:bCs/>
        </w:rPr>
        <w:t xml:space="preserve"> </w:t>
      </w:r>
      <w:proofErr w:type="spellStart"/>
      <w:r w:rsidRPr="00FF6AA8">
        <w:rPr>
          <w:bCs/>
        </w:rPr>
        <w:t>dự</w:t>
      </w:r>
      <w:proofErr w:type="spellEnd"/>
      <w:r w:rsidRPr="00FF6AA8">
        <w:rPr>
          <w:bCs/>
        </w:rPr>
        <w:t xml:space="preserve"> </w:t>
      </w:r>
      <w:proofErr w:type="spellStart"/>
      <w:r w:rsidRPr="00FF6AA8">
        <w:rPr>
          <w:bCs/>
        </w:rPr>
        <w:t>thi</w:t>
      </w:r>
      <w:proofErr w:type="spellEnd"/>
      <w:r>
        <w:rPr>
          <w:bCs/>
        </w:rPr>
        <w:t>.</w:t>
      </w:r>
    </w:p>
    <w:p w14:paraId="6BF3CC61" w14:textId="77777777" w:rsidR="00D35811" w:rsidRPr="00FD4E01" w:rsidRDefault="00D35811" w:rsidP="00D35811">
      <w:pPr>
        <w:spacing w:line="300" w:lineRule="auto"/>
        <w:ind w:firstLine="426"/>
        <w:jc w:val="both"/>
        <w:rPr>
          <w:bCs/>
        </w:rPr>
      </w:pPr>
      <w:r w:rsidRPr="00FD4E01">
        <w:rPr>
          <w:bCs/>
        </w:rPr>
        <w:t xml:space="preserve">- </w:t>
      </w:r>
      <w:proofErr w:type="spellStart"/>
      <w:r w:rsidRPr="00FD4E01">
        <w:rPr>
          <w:bCs/>
        </w:rPr>
        <w:t>Những</w:t>
      </w:r>
      <w:proofErr w:type="spellEnd"/>
      <w:r w:rsidRPr="00FD4E01">
        <w:rPr>
          <w:bCs/>
        </w:rPr>
        <w:t xml:space="preserve"> </w:t>
      </w:r>
      <w:proofErr w:type="spellStart"/>
      <w:r w:rsidRPr="00FD4E01">
        <w:rPr>
          <w:bCs/>
        </w:rPr>
        <w:t>học</w:t>
      </w:r>
      <w:proofErr w:type="spellEnd"/>
      <w:r w:rsidRPr="00FD4E01">
        <w:rPr>
          <w:bCs/>
        </w:rPr>
        <w:t xml:space="preserve"> </w:t>
      </w:r>
      <w:proofErr w:type="spellStart"/>
      <w:r w:rsidRPr="00FD4E01">
        <w:rPr>
          <w:bCs/>
        </w:rPr>
        <w:t>sinh</w:t>
      </w:r>
      <w:proofErr w:type="spellEnd"/>
      <w:r w:rsidRPr="00FD4E01">
        <w:rPr>
          <w:bCs/>
        </w:rPr>
        <w:t xml:space="preserve"> </w:t>
      </w:r>
      <w:proofErr w:type="spellStart"/>
      <w:r w:rsidRPr="00FD4E01">
        <w:rPr>
          <w:bCs/>
        </w:rPr>
        <w:t>không</w:t>
      </w:r>
      <w:proofErr w:type="spellEnd"/>
      <w:r w:rsidRPr="00FD4E01">
        <w:rPr>
          <w:bCs/>
        </w:rPr>
        <w:t xml:space="preserve"> </w:t>
      </w:r>
      <w:proofErr w:type="spellStart"/>
      <w:r w:rsidRPr="00FD4E01">
        <w:rPr>
          <w:bCs/>
        </w:rPr>
        <w:t>có</w:t>
      </w:r>
      <w:proofErr w:type="spellEnd"/>
      <w:r w:rsidRPr="00FD4E01">
        <w:rPr>
          <w:bCs/>
        </w:rPr>
        <w:t xml:space="preserve"> </w:t>
      </w:r>
      <w:proofErr w:type="spellStart"/>
      <w:r w:rsidRPr="00FD4E01">
        <w:rPr>
          <w:bCs/>
        </w:rPr>
        <w:t>trong</w:t>
      </w:r>
      <w:proofErr w:type="spellEnd"/>
      <w:r w:rsidRPr="00FD4E01">
        <w:rPr>
          <w:bCs/>
        </w:rPr>
        <w:t xml:space="preserve"> </w:t>
      </w:r>
      <w:proofErr w:type="spellStart"/>
      <w:r w:rsidRPr="00FD4E01">
        <w:rPr>
          <w:bCs/>
        </w:rPr>
        <w:t>danh</w:t>
      </w:r>
      <w:proofErr w:type="spellEnd"/>
      <w:r w:rsidRPr="00FD4E01">
        <w:rPr>
          <w:bCs/>
        </w:rPr>
        <w:t xml:space="preserve"> </w:t>
      </w:r>
      <w:proofErr w:type="spellStart"/>
      <w:r w:rsidRPr="00FD4E01">
        <w:rPr>
          <w:bCs/>
        </w:rPr>
        <w:t>sách</w:t>
      </w:r>
      <w:proofErr w:type="spellEnd"/>
      <w:r w:rsidRPr="00FD4E01">
        <w:rPr>
          <w:bCs/>
        </w:rPr>
        <w:t xml:space="preserve"> </w:t>
      </w:r>
      <w:proofErr w:type="spellStart"/>
      <w:r w:rsidRPr="00FD4E01">
        <w:rPr>
          <w:bCs/>
        </w:rPr>
        <w:t>đăng</w:t>
      </w:r>
      <w:proofErr w:type="spellEnd"/>
      <w:r w:rsidRPr="00FD4E01">
        <w:rPr>
          <w:bCs/>
        </w:rPr>
        <w:t xml:space="preserve"> </w:t>
      </w:r>
      <w:proofErr w:type="spellStart"/>
      <w:r w:rsidRPr="00FD4E01">
        <w:rPr>
          <w:bCs/>
        </w:rPr>
        <w:t>ký</w:t>
      </w:r>
      <w:proofErr w:type="spellEnd"/>
      <w:r w:rsidRPr="00FD4E01">
        <w:rPr>
          <w:bCs/>
        </w:rPr>
        <w:t xml:space="preserve"> </w:t>
      </w:r>
      <w:proofErr w:type="spellStart"/>
      <w:r w:rsidRPr="00FD4E01">
        <w:rPr>
          <w:bCs/>
        </w:rPr>
        <w:t>dự</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không</w:t>
      </w:r>
      <w:proofErr w:type="spellEnd"/>
      <w:r w:rsidRPr="00FD4E01">
        <w:rPr>
          <w:bCs/>
        </w:rPr>
        <w:t xml:space="preserve"> </w:t>
      </w:r>
      <w:proofErr w:type="spellStart"/>
      <w:r w:rsidRPr="00FD4E01">
        <w:rPr>
          <w:bCs/>
        </w:rPr>
        <w:t>thể</w:t>
      </w:r>
      <w:proofErr w:type="spellEnd"/>
      <w:r w:rsidRPr="00FD4E01">
        <w:rPr>
          <w:bCs/>
        </w:rPr>
        <w:t xml:space="preserve"> </w:t>
      </w:r>
      <w:proofErr w:type="spellStart"/>
      <w:r w:rsidRPr="00FD4E01">
        <w:rPr>
          <w:bCs/>
        </w:rPr>
        <w:t>truy</w:t>
      </w:r>
      <w:proofErr w:type="spellEnd"/>
      <w:r w:rsidRPr="00FD4E01">
        <w:rPr>
          <w:bCs/>
        </w:rPr>
        <w:t xml:space="preserve"> </w:t>
      </w:r>
      <w:proofErr w:type="spellStart"/>
      <w:r w:rsidRPr="00FD4E01">
        <w:rPr>
          <w:bCs/>
        </w:rPr>
        <w:t>cập</w:t>
      </w:r>
      <w:proofErr w:type="spellEnd"/>
      <w:r w:rsidRPr="00FD4E01">
        <w:rPr>
          <w:bCs/>
        </w:rPr>
        <w:t xml:space="preserve"> </w:t>
      </w:r>
      <w:proofErr w:type="spellStart"/>
      <w:r w:rsidRPr="00FD4E01">
        <w:rPr>
          <w:bCs/>
        </w:rPr>
        <w:t>vào</w:t>
      </w:r>
      <w:proofErr w:type="spellEnd"/>
      <w:r w:rsidRPr="00FD4E01">
        <w:rPr>
          <w:bCs/>
        </w:rPr>
        <w:t xml:space="preserve"> </w:t>
      </w:r>
      <w:proofErr w:type="spellStart"/>
      <w:r w:rsidRPr="00FD4E01">
        <w:rPr>
          <w:bCs/>
        </w:rPr>
        <w:t>đề</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kể</w:t>
      </w:r>
      <w:proofErr w:type="spellEnd"/>
      <w:r w:rsidRPr="00FD4E01">
        <w:rPr>
          <w:bCs/>
        </w:rPr>
        <w:t xml:space="preserve"> </w:t>
      </w:r>
      <w:proofErr w:type="spellStart"/>
      <w:r w:rsidRPr="00FD4E01">
        <w:rPr>
          <w:bCs/>
        </w:rPr>
        <w:t>cả</w:t>
      </w:r>
      <w:proofErr w:type="spellEnd"/>
      <w:r w:rsidRPr="00FD4E01">
        <w:rPr>
          <w:bCs/>
        </w:rPr>
        <w:t xml:space="preserve"> </w:t>
      </w:r>
      <w:proofErr w:type="spellStart"/>
      <w:r w:rsidRPr="00FD4E01">
        <w:rPr>
          <w:bCs/>
        </w:rPr>
        <w:t>khi</w:t>
      </w:r>
      <w:proofErr w:type="spellEnd"/>
      <w:r w:rsidRPr="00FD4E01">
        <w:rPr>
          <w:bCs/>
        </w:rPr>
        <w:t xml:space="preserve"> </w:t>
      </w:r>
      <w:proofErr w:type="spellStart"/>
      <w:r w:rsidRPr="00FD4E01">
        <w:rPr>
          <w:bCs/>
        </w:rPr>
        <w:t>có</w:t>
      </w:r>
      <w:proofErr w:type="spellEnd"/>
      <w:r w:rsidRPr="00FD4E01">
        <w:rPr>
          <w:bCs/>
        </w:rPr>
        <w:t xml:space="preserve"> </w:t>
      </w:r>
      <w:proofErr w:type="spellStart"/>
      <w:r w:rsidRPr="00FD4E01">
        <w:rPr>
          <w:bCs/>
        </w:rPr>
        <w:t>mã</w:t>
      </w:r>
      <w:proofErr w:type="spellEnd"/>
      <w:r w:rsidRPr="00FD4E01">
        <w:rPr>
          <w:bCs/>
        </w:rPr>
        <w:t xml:space="preserve"> ca </w:t>
      </w:r>
      <w:proofErr w:type="spellStart"/>
      <w:r w:rsidRPr="00FD4E01">
        <w:rPr>
          <w:bCs/>
        </w:rPr>
        <w:t>thi</w:t>
      </w:r>
      <w:proofErr w:type="spellEnd"/>
      <w:r w:rsidRPr="00FD4E01">
        <w:rPr>
          <w:bCs/>
        </w:rPr>
        <w:t xml:space="preserve">. </w:t>
      </w:r>
    </w:p>
    <w:p w14:paraId="02F49303" w14:textId="77777777" w:rsidR="00D35811" w:rsidRPr="00FD4E01" w:rsidRDefault="00D35811" w:rsidP="00D35811">
      <w:pPr>
        <w:spacing w:line="300" w:lineRule="auto"/>
        <w:ind w:firstLine="426"/>
        <w:jc w:val="both"/>
        <w:rPr>
          <w:bCs/>
        </w:rPr>
      </w:pPr>
      <w:r w:rsidRPr="00FD4E01">
        <w:rPr>
          <w:bCs/>
        </w:rPr>
        <w:t xml:space="preserve">- </w:t>
      </w:r>
      <w:proofErr w:type="spellStart"/>
      <w:r w:rsidRPr="00FD4E01">
        <w:rPr>
          <w:bCs/>
        </w:rPr>
        <w:t>Học</w:t>
      </w:r>
      <w:proofErr w:type="spellEnd"/>
      <w:r w:rsidRPr="00FD4E01">
        <w:rPr>
          <w:bCs/>
        </w:rPr>
        <w:t xml:space="preserve"> </w:t>
      </w:r>
      <w:proofErr w:type="spellStart"/>
      <w:r w:rsidRPr="00FD4E01">
        <w:rPr>
          <w:bCs/>
        </w:rPr>
        <w:t>sinh</w:t>
      </w:r>
      <w:proofErr w:type="spellEnd"/>
      <w:r w:rsidRPr="00FD4E01">
        <w:rPr>
          <w:bCs/>
        </w:rPr>
        <w:t xml:space="preserve"> </w:t>
      </w:r>
      <w:proofErr w:type="spellStart"/>
      <w:r w:rsidRPr="00FD4E01">
        <w:rPr>
          <w:bCs/>
        </w:rPr>
        <w:t>đăng</w:t>
      </w:r>
      <w:proofErr w:type="spellEnd"/>
      <w:r w:rsidRPr="00FD4E01">
        <w:rPr>
          <w:bCs/>
        </w:rPr>
        <w:t xml:space="preserve"> </w:t>
      </w:r>
      <w:proofErr w:type="spellStart"/>
      <w:r w:rsidRPr="00FD4E01">
        <w:rPr>
          <w:bCs/>
        </w:rPr>
        <w:t>ký</w:t>
      </w:r>
      <w:proofErr w:type="spellEnd"/>
      <w:r w:rsidRPr="00FD4E01">
        <w:rPr>
          <w:bCs/>
        </w:rPr>
        <w:t xml:space="preserve"> </w:t>
      </w:r>
      <w:proofErr w:type="spellStart"/>
      <w:r w:rsidRPr="00FD4E01">
        <w:rPr>
          <w:bCs/>
        </w:rPr>
        <w:t>danh</w:t>
      </w:r>
      <w:proofErr w:type="spellEnd"/>
      <w:r w:rsidRPr="00FD4E01">
        <w:rPr>
          <w:bCs/>
        </w:rPr>
        <w:t xml:space="preserve"> </w:t>
      </w:r>
      <w:proofErr w:type="spellStart"/>
      <w:r w:rsidRPr="00FD4E01">
        <w:rPr>
          <w:bCs/>
        </w:rPr>
        <w:t>sách</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theo</w:t>
      </w:r>
      <w:proofErr w:type="spellEnd"/>
      <w:r w:rsidRPr="00FD4E01">
        <w:rPr>
          <w:bCs/>
        </w:rPr>
        <w:t xml:space="preserve"> </w:t>
      </w:r>
      <w:proofErr w:type="spellStart"/>
      <w:r w:rsidRPr="00FD4E01">
        <w:rPr>
          <w:bCs/>
        </w:rPr>
        <w:t>Hội</w:t>
      </w:r>
      <w:proofErr w:type="spellEnd"/>
      <w:r w:rsidRPr="00FD4E01">
        <w:rPr>
          <w:bCs/>
        </w:rPr>
        <w:t xml:space="preserve"> </w:t>
      </w:r>
      <w:proofErr w:type="spellStart"/>
      <w:r w:rsidRPr="00FD4E01">
        <w:rPr>
          <w:bCs/>
        </w:rPr>
        <w:t>đồng</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nào</w:t>
      </w:r>
      <w:proofErr w:type="spellEnd"/>
      <w:r w:rsidRPr="00FD4E01">
        <w:rPr>
          <w:bCs/>
        </w:rPr>
        <w:t xml:space="preserve"> </w:t>
      </w:r>
      <w:proofErr w:type="spellStart"/>
      <w:r w:rsidRPr="00FD4E01">
        <w:rPr>
          <w:bCs/>
        </w:rPr>
        <w:t>sử</w:t>
      </w:r>
      <w:proofErr w:type="spellEnd"/>
      <w:r w:rsidRPr="00FD4E01">
        <w:rPr>
          <w:bCs/>
        </w:rPr>
        <w:t xml:space="preserve"> </w:t>
      </w:r>
      <w:proofErr w:type="spellStart"/>
      <w:r w:rsidRPr="00FD4E01">
        <w:rPr>
          <w:bCs/>
        </w:rPr>
        <w:t>dụng</w:t>
      </w:r>
      <w:proofErr w:type="spellEnd"/>
      <w:r w:rsidRPr="00FD4E01">
        <w:rPr>
          <w:bCs/>
        </w:rPr>
        <w:t xml:space="preserve"> </w:t>
      </w:r>
      <w:proofErr w:type="spellStart"/>
      <w:r w:rsidRPr="00FD4E01">
        <w:rPr>
          <w:bCs/>
        </w:rPr>
        <w:t>đúng</w:t>
      </w:r>
      <w:proofErr w:type="spellEnd"/>
      <w:r w:rsidRPr="00FD4E01">
        <w:rPr>
          <w:bCs/>
        </w:rPr>
        <w:t xml:space="preserve"> </w:t>
      </w:r>
      <w:proofErr w:type="spellStart"/>
      <w:r w:rsidRPr="00FD4E01">
        <w:rPr>
          <w:bCs/>
        </w:rPr>
        <w:t>Mã</w:t>
      </w:r>
      <w:proofErr w:type="spellEnd"/>
      <w:r w:rsidRPr="00FD4E01">
        <w:rPr>
          <w:bCs/>
        </w:rPr>
        <w:t xml:space="preserve"> ca </w:t>
      </w:r>
      <w:proofErr w:type="spellStart"/>
      <w:r w:rsidRPr="00FD4E01">
        <w:rPr>
          <w:bCs/>
        </w:rPr>
        <w:t>thi</w:t>
      </w:r>
      <w:proofErr w:type="spellEnd"/>
      <w:r w:rsidRPr="00FD4E01">
        <w:rPr>
          <w:bCs/>
        </w:rPr>
        <w:t xml:space="preserve"> </w:t>
      </w:r>
      <w:proofErr w:type="spellStart"/>
      <w:r w:rsidRPr="00FD4E01">
        <w:rPr>
          <w:bCs/>
        </w:rPr>
        <w:t>của</w:t>
      </w:r>
      <w:proofErr w:type="spellEnd"/>
      <w:r w:rsidRPr="00FD4E01">
        <w:rPr>
          <w:bCs/>
        </w:rPr>
        <w:t xml:space="preserve"> </w:t>
      </w:r>
      <w:proofErr w:type="spellStart"/>
      <w:r w:rsidRPr="00FD4E01">
        <w:rPr>
          <w:bCs/>
        </w:rPr>
        <w:t>Hội</w:t>
      </w:r>
      <w:proofErr w:type="spellEnd"/>
      <w:r w:rsidRPr="00FD4E01">
        <w:rPr>
          <w:bCs/>
        </w:rPr>
        <w:t xml:space="preserve"> </w:t>
      </w:r>
      <w:proofErr w:type="spellStart"/>
      <w:r w:rsidRPr="00FD4E01">
        <w:rPr>
          <w:bCs/>
        </w:rPr>
        <w:t>đồng</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đó</w:t>
      </w:r>
      <w:proofErr w:type="spellEnd"/>
      <w:r w:rsidRPr="00FD4E01">
        <w:rPr>
          <w:bCs/>
        </w:rPr>
        <w:t xml:space="preserve"> </w:t>
      </w:r>
      <w:proofErr w:type="spellStart"/>
      <w:r w:rsidRPr="00FD4E01">
        <w:rPr>
          <w:bCs/>
        </w:rPr>
        <w:t>mới</w:t>
      </w:r>
      <w:proofErr w:type="spellEnd"/>
      <w:r w:rsidRPr="00FD4E01">
        <w:rPr>
          <w:bCs/>
        </w:rPr>
        <w:t xml:space="preserve"> </w:t>
      </w:r>
      <w:proofErr w:type="spellStart"/>
      <w:r w:rsidRPr="00FD4E01">
        <w:rPr>
          <w:bCs/>
        </w:rPr>
        <w:t>vào</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được</w:t>
      </w:r>
      <w:proofErr w:type="spellEnd"/>
      <w:r w:rsidRPr="00FD4E01">
        <w:rPr>
          <w:bCs/>
        </w:rPr>
        <w:t xml:space="preserve">. </w:t>
      </w:r>
      <w:r w:rsidRPr="00FD4E01">
        <w:rPr>
          <w:bCs/>
          <w:lang w:val="vi-VN"/>
        </w:rPr>
        <w:t xml:space="preserve">Giáo viên </w:t>
      </w:r>
      <w:r w:rsidRPr="00FD4E01">
        <w:rPr>
          <w:bCs/>
        </w:rPr>
        <w:t>q</w:t>
      </w:r>
      <w:r w:rsidRPr="00FD4E01">
        <w:rPr>
          <w:bCs/>
          <w:lang w:val="vi-VN"/>
        </w:rPr>
        <w:t xml:space="preserve">uản trị </w:t>
      </w:r>
      <w:r w:rsidRPr="00FD4E01">
        <w:rPr>
          <w:bCs/>
        </w:rPr>
        <w:t>t</w:t>
      </w:r>
      <w:r w:rsidRPr="00FD4E01">
        <w:rPr>
          <w:bCs/>
          <w:lang w:val="vi-VN"/>
        </w:rPr>
        <w:t xml:space="preserve">rường theo dõi loại Mã ca thi (Hội đồng thi </w:t>
      </w:r>
      <w:proofErr w:type="spellStart"/>
      <w:r w:rsidRPr="00FD4E01">
        <w:rPr>
          <w:bCs/>
        </w:rPr>
        <w:t>Cụm</w:t>
      </w:r>
      <w:proofErr w:type="spellEnd"/>
      <w:r w:rsidRPr="00FD4E01">
        <w:rPr>
          <w:bCs/>
        </w:rPr>
        <w:t>/</w:t>
      </w:r>
      <w:r w:rsidRPr="00FD4E01">
        <w:rPr>
          <w:bCs/>
          <w:lang w:val="vi-VN"/>
        </w:rPr>
        <w:t xml:space="preserve">Trường) của thí sinh trên </w:t>
      </w:r>
      <w:r w:rsidRPr="00B226C8">
        <w:rPr>
          <w:b/>
          <w:bCs/>
          <w:lang w:val="vi-VN"/>
        </w:rPr>
        <w:t>Danh sách Đã đăng ký</w:t>
      </w:r>
      <w:r w:rsidRPr="00FD4E01">
        <w:rPr>
          <w:bCs/>
          <w:lang w:val="vi-VN"/>
        </w:rPr>
        <w:t xml:space="preserve"> </w:t>
      </w:r>
      <w:r w:rsidRPr="000C38EF">
        <w:rPr>
          <w:b/>
          <w:lang w:val="vi-VN"/>
        </w:rPr>
        <w:t>thi</w:t>
      </w:r>
      <w:r w:rsidRPr="00FD4E01">
        <w:rPr>
          <w:bCs/>
          <w:lang w:val="vi-VN"/>
        </w:rPr>
        <w:t xml:space="preserve"> </w:t>
      </w:r>
      <w:proofErr w:type="spellStart"/>
      <w:r>
        <w:rPr>
          <w:bCs/>
        </w:rPr>
        <w:t>trong</w:t>
      </w:r>
      <w:proofErr w:type="spellEnd"/>
      <w:r w:rsidRPr="00FD4E01">
        <w:rPr>
          <w:bCs/>
          <w:lang w:val="vi-VN"/>
        </w:rPr>
        <w:t xml:space="preserve"> </w:t>
      </w:r>
      <w:r w:rsidRPr="00FD4E01">
        <w:rPr>
          <w:bCs/>
        </w:rPr>
        <w:t>t</w:t>
      </w:r>
      <w:r w:rsidRPr="00FD4E01">
        <w:rPr>
          <w:bCs/>
          <w:lang w:val="vi-VN"/>
        </w:rPr>
        <w:t xml:space="preserve">ài khoản </w:t>
      </w:r>
      <w:r w:rsidRPr="00FD4E01">
        <w:rPr>
          <w:bCs/>
        </w:rPr>
        <w:t>g</w:t>
      </w:r>
      <w:r w:rsidRPr="00FD4E01">
        <w:rPr>
          <w:bCs/>
          <w:lang w:val="vi-VN"/>
        </w:rPr>
        <w:t xml:space="preserve">iáo viên </w:t>
      </w:r>
      <w:r w:rsidRPr="00FD4E01">
        <w:rPr>
          <w:bCs/>
        </w:rPr>
        <w:t>q</w:t>
      </w:r>
      <w:r w:rsidRPr="00FD4E01">
        <w:rPr>
          <w:bCs/>
          <w:lang w:val="vi-VN"/>
        </w:rPr>
        <w:t xml:space="preserve">uản trị </w:t>
      </w:r>
      <w:r w:rsidRPr="00FD4E01">
        <w:rPr>
          <w:bCs/>
        </w:rPr>
        <w:t>t</w:t>
      </w:r>
      <w:r w:rsidRPr="00FD4E01">
        <w:rPr>
          <w:bCs/>
          <w:lang w:val="vi-VN"/>
        </w:rPr>
        <w:t>rường</w:t>
      </w:r>
      <w:r w:rsidRPr="00FD4E01">
        <w:rPr>
          <w:bCs/>
        </w:rPr>
        <w:t xml:space="preserve"> </w:t>
      </w:r>
      <w:proofErr w:type="spellStart"/>
      <w:r w:rsidRPr="00FD4E01">
        <w:rPr>
          <w:bCs/>
        </w:rPr>
        <w:t>sau</w:t>
      </w:r>
      <w:proofErr w:type="spellEnd"/>
      <w:r w:rsidRPr="00FD4E01">
        <w:rPr>
          <w:bCs/>
        </w:rPr>
        <w:t xml:space="preserve"> </w:t>
      </w:r>
      <w:proofErr w:type="spellStart"/>
      <w:r w:rsidRPr="00FD4E01">
        <w:rPr>
          <w:bCs/>
        </w:rPr>
        <w:t>khi</w:t>
      </w:r>
      <w:proofErr w:type="spellEnd"/>
      <w:r w:rsidRPr="00FD4E01">
        <w:rPr>
          <w:bCs/>
        </w:rPr>
        <w:t xml:space="preserve"> </w:t>
      </w:r>
      <w:proofErr w:type="spellStart"/>
      <w:r w:rsidRPr="00FD4E01">
        <w:rPr>
          <w:bCs/>
        </w:rPr>
        <w:t>hệ</w:t>
      </w:r>
      <w:proofErr w:type="spellEnd"/>
      <w:r w:rsidRPr="00FD4E01">
        <w:rPr>
          <w:bCs/>
        </w:rPr>
        <w:t xml:space="preserve"> </w:t>
      </w:r>
      <w:proofErr w:type="spellStart"/>
      <w:r w:rsidRPr="00FD4E01">
        <w:rPr>
          <w:bCs/>
        </w:rPr>
        <w:t>thống</w:t>
      </w:r>
      <w:proofErr w:type="spellEnd"/>
      <w:r w:rsidRPr="00FD4E01">
        <w:rPr>
          <w:bCs/>
        </w:rPr>
        <w:t xml:space="preserve"> </w:t>
      </w:r>
      <w:proofErr w:type="spellStart"/>
      <w:r w:rsidRPr="00FD4E01">
        <w:rPr>
          <w:bCs/>
        </w:rPr>
        <w:t>đóng</w:t>
      </w:r>
      <w:proofErr w:type="spellEnd"/>
      <w:r w:rsidRPr="00FD4E01">
        <w:rPr>
          <w:bCs/>
        </w:rPr>
        <w:t xml:space="preserve"> </w:t>
      </w:r>
      <w:proofErr w:type="spellStart"/>
      <w:r w:rsidRPr="00FD4E01">
        <w:rPr>
          <w:bCs/>
        </w:rPr>
        <w:t>đăng</w:t>
      </w:r>
      <w:proofErr w:type="spellEnd"/>
      <w:r w:rsidRPr="00FD4E01">
        <w:rPr>
          <w:bCs/>
        </w:rPr>
        <w:t xml:space="preserve"> </w:t>
      </w:r>
      <w:proofErr w:type="spellStart"/>
      <w:r w:rsidRPr="00FD4E01">
        <w:rPr>
          <w:bCs/>
        </w:rPr>
        <w:t>ký</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0C38EF">
        <w:rPr>
          <w:b/>
          <w:bCs/>
          <w:i/>
        </w:rPr>
        <w:t>sau</w:t>
      </w:r>
      <w:proofErr w:type="spellEnd"/>
      <w:r w:rsidRPr="000C38EF">
        <w:rPr>
          <w:b/>
          <w:bCs/>
          <w:i/>
        </w:rPr>
        <w:t xml:space="preserve"> </w:t>
      </w:r>
      <w:r w:rsidRPr="000C38EF">
        <w:rPr>
          <w:b/>
          <w:i/>
          <w:lang w:val="vi-VN"/>
        </w:rPr>
        <w:t>17h30 ngày 2</w:t>
      </w:r>
      <w:r>
        <w:rPr>
          <w:b/>
          <w:i/>
        </w:rPr>
        <w:t>5</w:t>
      </w:r>
      <w:r w:rsidRPr="000C38EF">
        <w:rPr>
          <w:b/>
          <w:i/>
          <w:lang w:val="vi-VN"/>
        </w:rPr>
        <w:t>/</w:t>
      </w:r>
      <w:r w:rsidRPr="000C38EF">
        <w:rPr>
          <w:b/>
          <w:i/>
        </w:rPr>
        <w:t>11</w:t>
      </w:r>
      <w:r w:rsidRPr="000C38EF">
        <w:rPr>
          <w:b/>
          <w:i/>
          <w:lang w:val="vi-VN"/>
        </w:rPr>
        <w:t>/2025</w:t>
      </w:r>
      <w:r w:rsidRPr="00FD4E01">
        <w:rPr>
          <w:bCs/>
        </w:rPr>
        <w:t>)</w:t>
      </w:r>
      <w:r w:rsidRPr="00FD4E01">
        <w:rPr>
          <w:bCs/>
          <w:lang w:val="vi-VN"/>
        </w:rPr>
        <w:t>.</w:t>
      </w:r>
    </w:p>
    <w:p w14:paraId="7BB8919C" w14:textId="77777777" w:rsidR="00D35811" w:rsidRDefault="00D35811" w:rsidP="00D35811">
      <w:pPr>
        <w:spacing w:line="300" w:lineRule="auto"/>
        <w:ind w:firstLine="567"/>
        <w:jc w:val="both"/>
        <w:rPr>
          <w:bCs/>
        </w:rPr>
      </w:pPr>
      <w:r w:rsidRPr="00FD4E01">
        <w:rPr>
          <w:b/>
          <w:bCs/>
          <w:i/>
          <w:lang w:val="vi-VN"/>
        </w:rPr>
        <w:t>Lưu ý:</w:t>
      </w:r>
      <w:r w:rsidRPr="00FD4E01">
        <w:rPr>
          <w:bCs/>
        </w:rPr>
        <w:t xml:space="preserve"> </w:t>
      </w:r>
      <w:proofErr w:type="spellStart"/>
      <w:r w:rsidRPr="00FD4E01">
        <w:rPr>
          <w:bCs/>
        </w:rPr>
        <w:t>Mã</w:t>
      </w:r>
      <w:proofErr w:type="spellEnd"/>
      <w:r w:rsidRPr="00FD4E01">
        <w:rPr>
          <w:bCs/>
        </w:rPr>
        <w:t xml:space="preserve"> ca </w:t>
      </w:r>
      <w:proofErr w:type="spellStart"/>
      <w:r w:rsidRPr="00FD4E01">
        <w:rPr>
          <w:bCs/>
        </w:rPr>
        <w:t>thi</w:t>
      </w:r>
      <w:proofErr w:type="spellEnd"/>
      <w:r w:rsidRPr="00FD4E01">
        <w:rPr>
          <w:bCs/>
        </w:rPr>
        <w:t xml:space="preserve"> </w:t>
      </w:r>
      <w:proofErr w:type="spellStart"/>
      <w:r w:rsidRPr="00FD4E01">
        <w:rPr>
          <w:bCs/>
        </w:rPr>
        <w:t>cần</w:t>
      </w:r>
      <w:proofErr w:type="spellEnd"/>
      <w:r w:rsidRPr="00FD4E01">
        <w:rPr>
          <w:bCs/>
        </w:rPr>
        <w:t xml:space="preserve"> </w:t>
      </w:r>
      <w:proofErr w:type="spellStart"/>
      <w:r w:rsidRPr="00FD4E01">
        <w:rPr>
          <w:bCs/>
        </w:rPr>
        <w:t>được</w:t>
      </w:r>
      <w:proofErr w:type="spellEnd"/>
      <w:r w:rsidRPr="00FD4E01">
        <w:rPr>
          <w:bCs/>
        </w:rPr>
        <w:t xml:space="preserve"> </w:t>
      </w:r>
      <w:proofErr w:type="spellStart"/>
      <w:r w:rsidRPr="00FD4E01">
        <w:rPr>
          <w:bCs/>
        </w:rPr>
        <w:t>bảo</w:t>
      </w:r>
      <w:proofErr w:type="spellEnd"/>
      <w:r w:rsidRPr="00FD4E01">
        <w:rPr>
          <w:bCs/>
        </w:rPr>
        <w:t xml:space="preserve"> </w:t>
      </w:r>
      <w:proofErr w:type="spellStart"/>
      <w:r w:rsidRPr="00FD4E01">
        <w:rPr>
          <w:bCs/>
        </w:rPr>
        <w:t>mật</w:t>
      </w:r>
      <w:proofErr w:type="spellEnd"/>
      <w:r w:rsidRPr="00FD4E01">
        <w:rPr>
          <w:bCs/>
        </w:rPr>
        <w:t xml:space="preserve">. </w:t>
      </w:r>
      <w:proofErr w:type="spellStart"/>
      <w:r w:rsidRPr="00FD4E01">
        <w:rPr>
          <w:bCs/>
        </w:rPr>
        <w:t>Để</w:t>
      </w:r>
      <w:proofErr w:type="spellEnd"/>
      <w:r w:rsidRPr="00FD4E01">
        <w:rPr>
          <w:bCs/>
        </w:rPr>
        <w:t xml:space="preserve"> </w:t>
      </w:r>
      <w:proofErr w:type="spellStart"/>
      <w:r w:rsidRPr="00FD4E01">
        <w:rPr>
          <w:bCs/>
        </w:rPr>
        <w:t>đảm</w:t>
      </w:r>
      <w:proofErr w:type="spellEnd"/>
      <w:r w:rsidRPr="00FD4E01">
        <w:rPr>
          <w:bCs/>
        </w:rPr>
        <w:t xml:space="preserve"> </w:t>
      </w:r>
      <w:proofErr w:type="spellStart"/>
      <w:r w:rsidRPr="00FD4E01">
        <w:rPr>
          <w:bCs/>
        </w:rPr>
        <w:t>bảo</w:t>
      </w:r>
      <w:proofErr w:type="spellEnd"/>
      <w:r w:rsidRPr="00FD4E01">
        <w:rPr>
          <w:bCs/>
        </w:rPr>
        <w:t xml:space="preserve"> </w:t>
      </w:r>
      <w:proofErr w:type="spellStart"/>
      <w:r w:rsidRPr="00FD4E01">
        <w:rPr>
          <w:bCs/>
        </w:rPr>
        <w:t>tính</w:t>
      </w:r>
      <w:proofErr w:type="spellEnd"/>
      <w:r w:rsidRPr="00FD4E01">
        <w:rPr>
          <w:bCs/>
        </w:rPr>
        <w:t xml:space="preserve"> </w:t>
      </w:r>
      <w:proofErr w:type="spellStart"/>
      <w:r w:rsidRPr="00FD4E01">
        <w:rPr>
          <w:bCs/>
        </w:rPr>
        <w:t>công</w:t>
      </w:r>
      <w:proofErr w:type="spellEnd"/>
      <w:r w:rsidRPr="00FD4E01">
        <w:rPr>
          <w:bCs/>
        </w:rPr>
        <w:t xml:space="preserve"> </w:t>
      </w:r>
      <w:proofErr w:type="spellStart"/>
      <w:r w:rsidRPr="00FD4E01">
        <w:rPr>
          <w:bCs/>
        </w:rPr>
        <w:t>bằng</w:t>
      </w:r>
      <w:proofErr w:type="spellEnd"/>
      <w:r w:rsidRPr="00FD4E01">
        <w:rPr>
          <w:bCs/>
        </w:rPr>
        <w:t xml:space="preserve"> </w:t>
      </w:r>
      <w:proofErr w:type="spellStart"/>
      <w:r w:rsidRPr="00FD4E01">
        <w:rPr>
          <w:bCs/>
        </w:rPr>
        <w:t>và</w:t>
      </w:r>
      <w:proofErr w:type="spellEnd"/>
      <w:r w:rsidRPr="00FD4E01">
        <w:rPr>
          <w:bCs/>
        </w:rPr>
        <w:t xml:space="preserve"> </w:t>
      </w:r>
      <w:proofErr w:type="spellStart"/>
      <w:r w:rsidRPr="00FD4E01">
        <w:rPr>
          <w:bCs/>
        </w:rPr>
        <w:t>nghiêm</w:t>
      </w:r>
      <w:proofErr w:type="spellEnd"/>
      <w:r w:rsidRPr="00FD4E01">
        <w:rPr>
          <w:bCs/>
        </w:rPr>
        <w:t xml:space="preserve"> </w:t>
      </w:r>
      <w:proofErr w:type="spellStart"/>
      <w:r w:rsidRPr="00FD4E01">
        <w:rPr>
          <w:bCs/>
        </w:rPr>
        <w:t>túc</w:t>
      </w:r>
      <w:proofErr w:type="spellEnd"/>
      <w:r w:rsidRPr="00FD4E01">
        <w:rPr>
          <w:bCs/>
        </w:rPr>
        <w:t xml:space="preserve"> </w:t>
      </w:r>
      <w:proofErr w:type="spellStart"/>
      <w:r w:rsidRPr="00FD4E01">
        <w:rPr>
          <w:bCs/>
        </w:rPr>
        <w:t>của</w:t>
      </w:r>
      <w:proofErr w:type="spellEnd"/>
      <w:r w:rsidRPr="00FD4E01">
        <w:rPr>
          <w:bCs/>
        </w:rPr>
        <w:t xml:space="preserve"> </w:t>
      </w:r>
      <w:proofErr w:type="spellStart"/>
      <w:r w:rsidRPr="00FD4E01">
        <w:rPr>
          <w:bCs/>
        </w:rPr>
        <w:t>cuộc</w:t>
      </w:r>
      <w:proofErr w:type="spellEnd"/>
      <w:r w:rsidRPr="00FD4E01">
        <w:rPr>
          <w:bCs/>
        </w:rPr>
        <w:t xml:space="preserve"> </w:t>
      </w:r>
      <w:proofErr w:type="spellStart"/>
      <w:r w:rsidRPr="00FD4E01">
        <w:rPr>
          <w:bCs/>
        </w:rPr>
        <w:t>thi</w:t>
      </w:r>
      <w:proofErr w:type="spellEnd"/>
      <w:r w:rsidRPr="00FD4E01">
        <w:rPr>
          <w:bCs/>
        </w:rPr>
        <w:t xml:space="preserve">, </w:t>
      </w:r>
      <w:r>
        <w:rPr>
          <w:bCs/>
        </w:rPr>
        <w:t xml:space="preserve">Ban </w:t>
      </w:r>
      <w:proofErr w:type="spellStart"/>
      <w:r>
        <w:rPr>
          <w:bCs/>
        </w:rPr>
        <w:t>Tổ</w:t>
      </w:r>
      <w:proofErr w:type="spellEnd"/>
      <w:r>
        <w:rPr>
          <w:bCs/>
        </w:rPr>
        <w:t xml:space="preserve"> </w:t>
      </w:r>
      <w:proofErr w:type="spellStart"/>
      <w:r>
        <w:rPr>
          <w:bCs/>
        </w:rPr>
        <w:t>chức</w:t>
      </w:r>
      <w:proofErr w:type="spellEnd"/>
      <w:r w:rsidRPr="00FD4E01">
        <w:rPr>
          <w:bCs/>
        </w:rPr>
        <w:t xml:space="preserve"> </w:t>
      </w:r>
      <w:proofErr w:type="spellStart"/>
      <w:r w:rsidRPr="00FD4E01">
        <w:rPr>
          <w:bCs/>
        </w:rPr>
        <w:t>đề</w:t>
      </w:r>
      <w:proofErr w:type="spellEnd"/>
      <w:r w:rsidRPr="00FD4E01">
        <w:rPr>
          <w:bCs/>
        </w:rPr>
        <w:t xml:space="preserve"> </w:t>
      </w:r>
      <w:proofErr w:type="spellStart"/>
      <w:r w:rsidRPr="00FD4E01">
        <w:rPr>
          <w:bCs/>
        </w:rPr>
        <w:t>nghị</w:t>
      </w:r>
      <w:proofErr w:type="spellEnd"/>
      <w:r w:rsidRPr="00FD4E01">
        <w:rPr>
          <w:bCs/>
        </w:rPr>
        <w:t xml:space="preserve"> </w:t>
      </w:r>
      <w:proofErr w:type="spellStart"/>
      <w:r>
        <w:rPr>
          <w:bCs/>
        </w:rPr>
        <w:t>giáo</w:t>
      </w:r>
      <w:proofErr w:type="spellEnd"/>
      <w:r>
        <w:rPr>
          <w:bCs/>
        </w:rPr>
        <w:t xml:space="preserve"> </w:t>
      </w:r>
      <w:proofErr w:type="spellStart"/>
      <w:r>
        <w:rPr>
          <w:bCs/>
        </w:rPr>
        <w:t>viên</w:t>
      </w:r>
      <w:proofErr w:type="spellEnd"/>
      <w:r w:rsidRPr="00FD4E01">
        <w:rPr>
          <w:bCs/>
        </w:rPr>
        <w:t xml:space="preserve"> </w:t>
      </w:r>
      <w:proofErr w:type="spellStart"/>
      <w:r w:rsidRPr="00FD4E01">
        <w:rPr>
          <w:bCs/>
        </w:rPr>
        <w:t>tuyệt</w:t>
      </w:r>
      <w:proofErr w:type="spellEnd"/>
      <w:r w:rsidRPr="00FD4E01">
        <w:rPr>
          <w:bCs/>
        </w:rPr>
        <w:t xml:space="preserve"> </w:t>
      </w:r>
      <w:proofErr w:type="spellStart"/>
      <w:r w:rsidRPr="00FD4E01">
        <w:rPr>
          <w:bCs/>
        </w:rPr>
        <w:t>đối</w:t>
      </w:r>
      <w:proofErr w:type="spellEnd"/>
      <w:r w:rsidRPr="00FD4E01">
        <w:rPr>
          <w:bCs/>
        </w:rPr>
        <w:t xml:space="preserve"> </w:t>
      </w:r>
      <w:proofErr w:type="spellStart"/>
      <w:r>
        <w:rPr>
          <w:bCs/>
        </w:rPr>
        <w:t>bảo</w:t>
      </w:r>
      <w:proofErr w:type="spellEnd"/>
      <w:r>
        <w:rPr>
          <w:bCs/>
        </w:rPr>
        <w:t xml:space="preserve"> </w:t>
      </w:r>
      <w:proofErr w:type="spellStart"/>
      <w:r>
        <w:rPr>
          <w:bCs/>
        </w:rPr>
        <w:t>mật</w:t>
      </w:r>
      <w:proofErr w:type="spellEnd"/>
      <w:r>
        <w:rPr>
          <w:bCs/>
        </w:rPr>
        <w:t xml:space="preserve"> </w:t>
      </w:r>
      <w:proofErr w:type="spellStart"/>
      <w:r w:rsidRPr="00FD4E01">
        <w:rPr>
          <w:bCs/>
        </w:rPr>
        <w:t>mã</w:t>
      </w:r>
      <w:proofErr w:type="spellEnd"/>
      <w:r w:rsidRPr="00FD4E01">
        <w:rPr>
          <w:bCs/>
        </w:rPr>
        <w:t xml:space="preserve"> ca </w:t>
      </w:r>
      <w:proofErr w:type="spellStart"/>
      <w:r w:rsidRPr="00FD4E01">
        <w:rPr>
          <w:bCs/>
        </w:rPr>
        <w:t>thi</w:t>
      </w:r>
      <w:proofErr w:type="spellEnd"/>
      <w:r>
        <w:rPr>
          <w:bCs/>
        </w:rPr>
        <w:t xml:space="preserve"> </w:t>
      </w:r>
      <w:proofErr w:type="spellStart"/>
      <w:r>
        <w:rPr>
          <w:bCs/>
        </w:rPr>
        <w:t>và</w:t>
      </w:r>
      <w:proofErr w:type="spellEnd"/>
      <w:r>
        <w:rPr>
          <w:bCs/>
        </w:rPr>
        <w:t xml:space="preserve"> </w:t>
      </w:r>
      <w:r w:rsidRPr="00FD4E01">
        <w:rPr>
          <w:bCs/>
        </w:rPr>
        <w:t xml:space="preserve">KHÔNG </w:t>
      </w:r>
      <w:proofErr w:type="spellStart"/>
      <w:r w:rsidRPr="00FD4E01">
        <w:rPr>
          <w:bCs/>
        </w:rPr>
        <w:t>cho</w:t>
      </w:r>
      <w:proofErr w:type="spellEnd"/>
      <w:r w:rsidRPr="00FD4E01">
        <w:rPr>
          <w:bCs/>
        </w:rPr>
        <w:t xml:space="preserve"> </w:t>
      </w:r>
      <w:proofErr w:type="spellStart"/>
      <w:r w:rsidRPr="00FD4E01">
        <w:rPr>
          <w:bCs/>
        </w:rPr>
        <w:t>học</w:t>
      </w:r>
      <w:proofErr w:type="spellEnd"/>
      <w:r w:rsidRPr="00FD4E01">
        <w:rPr>
          <w:bCs/>
        </w:rPr>
        <w:t xml:space="preserve"> </w:t>
      </w:r>
      <w:proofErr w:type="spellStart"/>
      <w:r w:rsidRPr="00FD4E01">
        <w:rPr>
          <w:bCs/>
        </w:rPr>
        <w:t>sinh</w:t>
      </w:r>
      <w:proofErr w:type="spellEnd"/>
      <w:r w:rsidRPr="00FD4E01">
        <w:rPr>
          <w:bCs/>
        </w:rPr>
        <w:t xml:space="preserve"> </w:t>
      </w:r>
      <w:proofErr w:type="spellStart"/>
      <w:r w:rsidRPr="00FD4E01">
        <w:rPr>
          <w:bCs/>
        </w:rPr>
        <w:t>thi</w:t>
      </w:r>
      <w:proofErr w:type="spellEnd"/>
      <w:r w:rsidRPr="00FD4E01">
        <w:rPr>
          <w:bCs/>
        </w:rPr>
        <w:t xml:space="preserve"> </w:t>
      </w:r>
      <w:proofErr w:type="spellStart"/>
      <w:r w:rsidRPr="00FD4E01">
        <w:rPr>
          <w:bCs/>
        </w:rPr>
        <w:t>tự</w:t>
      </w:r>
      <w:proofErr w:type="spellEnd"/>
      <w:r w:rsidRPr="00FD4E01">
        <w:rPr>
          <w:bCs/>
        </w:rPr>
        <w:t xml:space="preserve"> do </w:t>
      </w:r>
      <w:proofErr w:type="spellStart"/>
      <w:r w:rsidRPr="00FD4E01">
        <w:rPr>
          <w:bCs/>
        </w:rPr>
        <w:t>tại</w:t>
      </w:r>
      <w:proofErr w:type="spellEnd"/>
      <w:r w:rsidRPr="00FD4E01">
        <w:rPr>
          <w:bCs/>
        </w:rPr>
        <w:t xml:space="preserve"> </w:t>
      </w:r>
      <w:proofErr w:type="spellStart"/>
      <w:r w:rsidRPr="00FD4E01">
        <w:rPr>
          <w:bCs/>
        </w:rPr>
        <w:t>nhà</w:t>
      </w:r>
      <w:proofErr w:type="spellEnd"/>
      <w:r w:rsidRPr="00FD4E01">
        <w:rPr>
          <w:bCs/>
        </w:rPr>
        <w:t>.</w:t>
      </w:r>
    </w:p>
    <w:p w14:paraId="72B6FE5D" w14:textId="77777777" w:rsidR="00D35811" w:rsidRDefault="00D35811" w:rsidP="00D35811">
      <w:pPr>
        <w:spacing w:line="300" w:lineRule="auto"/>
        <w:ind w:firstLine="567"/>
        <w:jc w:val="both"/>
        <w:rPr>
          <w:bCs/>
        </w:rPr>
      </w:pPr>
    </w:p>
    <w:p w14:paraId="71492DE4" w14:textId="77777777" w:rsidR="00D35811" w:rsidRPr="001D1E5B" w:rsidRDefault="00D35811" w:rsidP="00D35811">
      <w:pPr>
        <w:spacing w:line="300" w:lineRule="auto"/>
        <w:ind w:firstLine="567"/>
        <w:jc w:val="both"/>
        <w:rPr>
          <w:b/>
        </w:rPr>
      </w:pPr>
      <w:r w:rsidRPr="00D850DD">
        <w:rPr>
          <w:b/>
        </w:rPr>
        <w:t>4. HƯỚNG DẪN HỌC SINH VÀO THI</w:t>
      </w:r>
    </w:p>
    <w:p w14:paraId="1F728AA0" w14:textId="77777777" w:rsidR="00D35811" w:rsidRPr="001D1E5B" w:rsidRDefault="00D35811" w:rsidP="00D35811">
      <w:pPr>
        <w:spacing w:line="300" w:lineRule="auto"/>
        <w:ind w:firstLine="567"/>
        <w:jc w:val="both"/>
        <w:rPr>
          <w:bCs/>
        </w:rPr>
      </w:pPr>
      <w:r w:rsidRPr="001D1E5B">
        <w:rPr>
          <w:bCs/>
        </w:rPr>
        <w:t xml:space="preserve">- </w:t>
      </w:r>
      <w:proofErr w:type="spellStart"/>
      <w:r w:rsidRPr="001D1E5B">
        <w:rPr>
          <w:bCs/>
        </w:rPr>
        <w:t>Tại</w:t>
      </w:r>
      <w:proofErr w:type="spellEnd"/>
      <w:r w:rsidRPr="001D1E5B">
        <w:rPr>
          <w:bCs/>
        </w:rPr>
        <w:t xml:space="preserve"> </w:t>
      </w:r>
      <w:proofErr w:type="spellStart"/>
      <w:r w:rsidRPr="001D1E5B">
        <w:rPr>
          <w:bCs/>
        </w:rPr>
        <w:t>trang</w:t>
      </w:r>
      <w:proofErr w:type="spellEnd"/>
      <w:r w:rsidRPr="001D1E5B">
        <w:rPr>
          <w:bCs/>
        </w:rPr>
        <w:t xml:space="preserve"> </w:t>
      </w:r>
      <w:proofErr w:type="spellStart"/>
      <w:r w:rsidRPr="001D1E5B">
        <w:rPr>
          <w:bCs/>
        </w:rPr>
        <w:t>vào</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học</w:t>
      </w:r>
      <w:proofErr w:type="spellEnd"/>
      <w:r w:rsidRPr="001D1E5B">
        <w:rPr>
          <w:bCs/>
        </w:rPr>
        <w:t xml:space="preserve"> </w:t>
      </w:r>
      <w:proofErr w:type="spellStart"/>
      <w:r w:rsidRPr="001D1E5B">
        <w:rPr>
          <w:bCs/>
        </w:rPr>
        <w:t>sinh</w:t>
      </w:r>
      <w:proofErr w:type="spellEnd"/>
      <w:r w:rsidRPr="001D1E5B">
        <w:rPr>
          <w:bCs/>
        </w:rPr>
        <w:t xml:space="preserve"> </w:t>
      </w:r>
      <w:proofErr w:type="spellStart"/>
      <w:r w:rsidRPr="001D1E5B">
        <w:rPr>
          <w:bCs/>
        </w:rPr>
        <w:t>cần</w:t>
      </w:r>
      <w:proofErr w:type="spellEnd"/>
      <w:r w:rsidRPr="001D1E5B">
        <w:rPr>
          <w:bCs/>
        </w:rPr>
        <w:t xml:space="preserve"> </w:t>
      </w:r>
      <w:proofErr w:type="spellStart"/>
      <w:r w:rsidRPr="001D1E5B">
        <w:rPr>
          <w:bCs/>
        </w:rPr>
        <w:t>thực</w:t>
      </w:r>
      <w:proofErr w:type="spellEnd"/>
      <w:r w:rsidRPr="001D1E5B">
        <w:rPr>
          <w:bCs/>
        </w:rPr>
        <w:t xml:space="preserve"> </w:t>
      </w:r>
      <w:proofErr w:type="spellStart"/>
      <w:r w:rsidRPr="001D1E5B">
        <w:rPr>
          <w:bCs/>
        </w:rPr>
        <w:t>hiện</w:t>
      </w:r>
      <w:proofErr w:type="spellEnd"/>
      <w:r w:rsidRPr="001D1E5B">
        <w:rPr>
          <w:bCs/>
        </w:rPr>
        <w:t xml:space="preserve"> </w:t>
      </w:r>
      <w:proofErr w:type="spellStart"/>
      <w:r w:rsidRPr="001D1E5B">
        <w:rPr>
          <w:bCs/>
        </w:rPr>
        <w:t>đúng</w:t>
      </w:r>
      <w:proofErr w:type="spellEnd"/>
      <w:r w:rsidRPr="001D1E5B">
        <w:rPr>
          <w:bCs/>
        </w:rPr>
        <w:t xml:space="preserve"> </w:t>
      </w:r>
      <w:proofErr w:type="spellStart"/>
      <w:r w:rsidRPr="001D1E5B">
        <w:rPr>
          <w:bCs/>
        </w:rPr>
        <w:t>quy</w:t>
      </w:r>
      <w:proofErr w:type="spellEnd"/>
      <w:r w:rsidRPr="001D1E5B">
        <w:rPr>
          <w:bCs/>
        </w:rPr>
        <w:t xml:space="preserve"> </w:t>
      </w:r>
      <w:proofErr w:type="spellStart"/>
      <w:r w:rsidRPr="001D1E5B">
        <w:rPr>
          <w:bCs/>
        </w:rPr>
        <w:t>trình</w:t>
      </w:r>
      <w:proofErr w:type="spellEnd"/>
      <w:r w:rsidRPr="001D1E5B">
        <w:rPr>
          <w:bCs/>
        </w:rPr>
        <w:t xml:space="preserve"> </w:t>
      </w:r>
      <w:proofErr w:type="spellStart"/>
      <w:r w:rsidRPr="001D1E5B">
        <w:rPr>
          <w:bCs/>
        </w:rPr>
        <w:t>Đăng</w:t>
      </w:r>
      <w:proofErr w:type="spellEnd"/>
      <w:r w:rsidRPr="001D1E5B">
        <w:rPr>
          <w:bCs/>
        </w:rPr>
        <w:t xml:space="preserve"> </w:t>
      </w:r>
      <w:proofErr w:type="spellStart"/>
      <w:r w:rsidRPr="001D1E5B">
        <w:rPr>
          <w:bCs/>
        </w:rPr>
        <w:t>nhập</w:t>
      </w:r>
      <w:proofErr w:type="spellEnd"/>
      <w:r w:rsidRPr="001D1E5B">
        <w:rPr>
          <w:bCs/>
        </w:rPr>
        <w:t xml:space="preserve"> </w:t>
      </w:r>
      <w:r w:rsidRPr="001D1E5B">
        <w:rPr>
          <w:bCs/>
        </w:rPr>
        <w:sym w:font="Wingdings" w:char="F0E0"/>
      </w:r>
      <w:r w:rsidRPr="001D1E5B">
        <w:rPr>
          <w:bCs/>
        </w:rPr>
        <w:t xml:space="preserve"> </w:t>
      </w:r>
      <w:proofErr w:type="spellStart"/>
      <w:r w:rsidRPr="001D1E5B">
        <w:rPr>
          <w:bCs/>
        </w:rPr>
        <w:t>Nhập</w:t>
      </w:r>
      <w:proofErr w:type="spellEnd"/>
      <w:r w:rsidRPr="001D1E5B">
        <w:rPr>
          <w:bCs/>
        </w:rPr>
        <w:t xml:space="preserve"> </w:t>
      </w:r>
      <w:proofErr w:type="spellStart"/>
      <w:r w:rsidRPr="001D1E5B">
        <w:rPr>
          <w:bCs/>
        </w:rPr>
        <w:t>mã</w:t>
      </w:r>
      <w:proofErr w:type="spellEnd"/>
      <w:r w:rsidRPr="001D1E5B">
        <w:rPr>
          <w:bCs/>
        </w:rPr>
        <w:t xml:space="preserve"> ca </w:t>
      </w:r>
      <w:proofErr w:type="spellStart"/>
      <w:r w:rsidRPr="001D1E5B">
        <w:rPr>
          <w:bCs/>
        </w:rPr>
        <w:t>thi</w:t>
      </w:r>
      <w:proofErr w:type="spellEnd"/>
      <w:r w:rsidRPr="001D1E5B">
        <w:rPr>
          <w:bCs/>
        </w:rPr>
        <w:t xml:space="preserve"> </w:t>
      </w:r>
      <w:r w:rsidRPr="001D1E5B">
        <w:rPr>
          <w:bCs/>
        </w:rPr>
        <w:sym w:font="Wingdings" w:char="F0E0"/>
      </w:r>
      <w:r w:rsidRPr="001D1E5B">
        <w:rPr>
          <w:bCs/>
        </w:rPr>
        <w:t xml:space="preserve"> </w:t>
      </w:r>
      <w:proofErr w:type="spellStart"/>
      <w:r w:rsidRPr="001D1E5B">
        <w:rPr>
          <w:bCs/>
        </w:rPr>
        <w:t>Nhấn</w:t>
      </w:r>
      <w:proofErr w:type="spellEnd"/>
      <w:r w:rsidRPr="001D1E5B">
        <w:rPr>
          <w:bCs/>
        </w:rPr>
        <w:t xml:space="preserve"> </w:t>
      </w:r>
      <w:proofErr w:type="spellStart"/>
      <w:r w:rsidRPr="001D1E5B">
        <w:rPr>
          <w:bCs/>
        </w:rPr>
        <w:t>Vào</w:t>
      </w:r>
      <w:proofErr w:type="spellEnd"/>
      <w:r w:rsidRPr="001D1E5B">
        <w:rPr>
          <w:bCs/>
        </w:rPr>
        <w:t xml:space="preserve"> </w:t>
      </w:r>
      <w:proofErr w:type="spellStart"/>
      <w:r w:rsidRPr="001D1E5B">
        <w:rPr>
          <w:bCs/>
        </w:rPr>
        <w:t>thi</w:t>
      </w:r>
      <w:proofErr w:type="spellEnd"/>
      <w:r w:rsidRPr="001D1E5B">
        <w:rPr>
          <w:bCs/>
        </w:rPr>
        <w:t xml:space="preserve">. </w:t>
      </w:r>
    </w:p>
    <w:p w14:paraId="083CED47" w14:textId="77777777" w:rsidR="00D35811" w:rsidRPr="001D1E5B" w:rsidRDefault="00D35811" w:rsidP="00D35811">
      <w:pPr>
        <w:spacing w:line="300" w:lineRule="auto"/>
        <w:ind w:firstLine="567"/>
        <w:jc w:val="both"/>
        <w:rPr>
          <w:bCs/>
        </w:rPr>
      </w:pPr>
      <w:r>
        <w:rPr>
          <w:bCs/>
        </w:rPr>
        <w:lastRenderedPageBreak/>
        <w:t xml:space="preserve">- </w:t>
      </w:r>
      <w:proofErr w:type="spellStart"/>
      <w:r w:rsidRPr="001D1E5B">
        <w:rPr>
          <w:bCs/>
        </w:rPr>
        <w:t>Học</w:t>
      </w:r>
      <w:proofErr w:type="spellEnd"/>
      <w:r w:rsidRPr="001D1E5B">
        <w:rPr>
          <w:bCs/>
        </w:rPr>
        <w:t xml:space="preserve"> </w:t>
      </w:r>
      <w:proofErr w:type="spellStart"/>
      <w:r w:rsidRPr="001D1E5B">
        <w:rPr>
          <w:bCs/>
        </w:rPr>
        <w:t>sinh</w:t>
      </w:r>
      <w:proofErr w:type="spellEnd"/>
      <w:r w:rsidRPr="001D1E5B">
        <w:rPr>
          <w:bCs/>
        </w:rPr>
        <w:t xml:space="preserve"> </w:t>
      </w:r>
      <w:proofErr w:type="spellStart"/>
      <w:r w:rsidRPr="001D1E5B">
        <w:rPr>
          <w:bCs/>
        </w:rPr>
        <w:t>trả</w:t>
      </w:r>
      <w:proofErr w:type="spellEnd"/>
      <w:r w:rsidRPr="001D1E5B">
        <w:rPr>
          <w:bCs/>
        </w:rPr>
        <w:t xml:space="preserve"> </w:t>
      </w:r>
      <w:proofErr w:type="spellStart"/>
      <w:r w:rsidRPr="001D1E5B">
        <w:rPr>
          <w:bCs/>
        </w:rPr>
        <w:t>lời</w:t>
      </w:r>
      <w:proofErr w:type="spellEnd"/>
      <w:r w:rsidRPr="001D1E5B">
        <w:rPr>
          <w:bCs/>
        </w:rPr>
        <w:t xml:space="preserve"> </w:t>
      </w:r>
      <w:proofErr w:type="spellStart"/>
      <w:r w:rsidRPr="001D1E5B">
        <w:rPr>
          <w:bCs/>
        </w:rPr>
        <w:t>liên</w:t>
      </w:r>
      <w:proofErr w:type="spellEnd"/>
      <w:r w:rsidRPr="001D1E5B">
        <w:rPr>
          <w:bCs/>
        </w:rPr>
        <w:t xml:space="preserve"> </w:t>
      </w:r>
      <w:proofErr w:type="spellStart"/>
      <w:r w:rsidRPr="001D1E5B">
        <w:rPr>
          <w:bCs/>
        </w:rPr>
        <w:t>tục</w:t>
      </w:r>
      <w:proofErr w:type="spellEnd"/>
      <w:r w:rsidRPr="001D1E5B">
        <w:rPr>
          <w:bCs/>
        </w:rPr>
        <w:t xml:space="preserve"> </w:t>
      </w:r>
      <w:proofErr w:type="spellStart"/>
      <w:r w:rsidRPr="001D1E5B">
        <w:rPr>
          <w:bCs/>
        </w:rPr>
        <w:t>các</w:t>
      </w:r>
      <w:proofErr w:type="spellEnd"/>
      <w:r w:rsidRPr="001D1E5B">
        <w:rPr>
          <w:bCs/>
        </w:rPr>
        <w:t xml:space="preserve"> </w:t>
      </w:r>
      <w:proofErr w:type="spellStart"/>
      <w:r w:rsidRPr="001D1E5B">
        <w:rPr>
          <w:bCs/>
        </w:rPr>
        <w:t>câu</w:t>
      </w:r>
      <w:proofErr w:type="spellEnd"/>
      <w:r w:rsidRPr="001D1E5B">
        <w:rPr>
          <w:bCs/>
        </w:rPr>
        <w:t xml:space="preserve"> </w:t>
      </w:r>
      <w:proofErr w:type="spellStart"/>
      <w:r w:rsidRPr="001D1E5B">
        <w:rPr>
          <w:bCs/>
        </w:rPr>
        <w:t>hỏi</w:t>
      </w:r>
      <w:proofErr w:type="spellEnd"/>
      <w:r w:rsidRPr="001D1E5B">
        <w:rPr>
          <w:bCs/>
        </w:rPr>
        <w:t xml:space="preserve"> </w:t>
      </w:r>
      <w:proofErr w:type="spellStart"/>
      <w:r w:rsidRPr="001D1E5B">
        <w:rPr>
          <w:bCs/>
        </w:rPr>
        <w:t>trong</w:t>
      </w:r>
      <w:proofErr w:type="spellEnd"/>
      <w:r w:rsidRPr="001D1E5B">
        <w:rPr>
          <w:bCs/>
        </w:rPr>
        <w:t xml:space="preserve"> </w:t>
      </w:r>
      <w:proofErr w:type="spellStart"/>
      <w:r w:rsidRPr="001D1E5B">
        <w:rPr>
          <w:bCs/>
        </w:rPr>
        <w:t>đề</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với</w:t>
      </w:r>
      <w:proofErr w:type="spellEnd"/>
      <w:r w:rsidRPr="001D1E5B">
        <w:rPr>
          <w:bCs/>
        </w:rPr>
        <w:t xml:space="preserve"> </w:t>
      </w:r>
      <w:proofErr w:type="spellStart"/>
      <w:r w:rsidRPr="001D1E5B">
        <w:rPr>
          <w:bCs/>
        </w:rPr>
        <w:t>thời</w:t>
      </w:r>
      <w:proofErr w:type="spellEnd"/>
      <w:r w:rsidRPr="001D1E5B">
        <w:rPr>
          <w:bCs/>
        </w:rPr>
        <w:t xml:space="preserve"> </w:t>
      </w:r>
      <w:proofErr w:type="spellStart"/>
      <w:r w:rsidRPr="001D1E5B">
        <w:rPr>
          <w:bCs/>
        </w:rPr>
        <w:t>gian</w:t>
      </w:r>
      <w:proofErr w:type="spellEnd"/>
      <w:r w:rsidRPr="001D1E5B">
        <w:rPr>
          <w:bCs/>
        </w:rPr>
        <w:t xml:space="preserve"> </w:t>
      </w:r>
      <w:proofErr w:type="spellStart"/>
      <w:r w:rsidRPr="001D1E5B">
        <w:rPr>
          <w:bCs/>
        </w:rPr>
        <w:t>tối</w:t>
      </w:r>
      <w:proofErr w:type="spellEnd"/>
      <w:r w:rsidRPr="001D1E5B">
        <w:rPr>
          <w:bCs/>
        </w:rPr>
        <w:t xml:space="preserve"> </w:t>
      </w:r>
      <w:proofErr w:type="spellStart"/>
      <w:r w:rsidRPr="001D1E5B">
        <w:rPr>
          <w:bCs/>
        </w:rPr>
        <w:t>đa</w:t>
      </w:r>
      <w:proofErr w:type="spellEnd"/>
      <w:r w:rsidRPr="001D1E5B">
        <w:rPr>
          <w:bCs/>
        </w:rPr>
        <w:t xml:space="preserve"> </w:t>
      </w:r>
      <w:proofErr w:type="spellStart"/>
      <w:r w:rsidRPr="001D1E5B">
        <w:rPr>
          <w:bCs/>
        </w:rPr>
        <w:t>là</w:t>
      </w:r>
      <w:proofErr w:type="spellEnd"/>
      <w:r w:rsidRPr="001D1E5B">
        <w:rPr>
          <w:bCs/>
        </w:rPr>
        <w:t xml:space="preserve"> 30 </w:t>
      </w:r>
      <w:proofErr w:type="spellStart"/>
      <w:r w:rsidRPr="001D1E5B">
        <w:rPr>
          <w:bCs/>
        </w:rPr>
        <w:t>phút</w:t>
      </w:r>
      <w:proofErr w:type="spellEnd"/>
      <w:r w:rsidRPr="001D1E5B">
        <w:rPr>
          <w:bCs/>
        </w:rPr>
        <w:t xml:space="preserve">. </w:t>
      </w:r>
      <w:proofErr w:type="spellStart"/>
      <w:r w:rsidRPr="001D1E5B">
        <w:rPr>
          <w:bCs/>
        </w:rPr>
        <w:t>Số</w:t>
      </w:r>
      <w:proofErr w:type="spellEnd"/>
      <w:r w:rsidRPr="001D1E5B">
        <w:rPr>
          <w:bCs/>
        </w:rPr>
        <w:t xml:space="preserve"> </w:t>
      </w:r>
      <w:proofErr w:type="spellStart"/>
      <w:r w:rsidRPr="001D1E5B">
        <w:rPr>
          <w:bCs/>
        </w:rPr>
        <w:t>lượng</w:t>
      </w:r>
      <w:proofErr w:type="spellEnd"/>
      <w:r w:rsidRPr="001D1E5B">
        <w:rPr>
          <w:bCs/>
        </w:rPr>
        <w:t xml:space="preserve"> </w:t>
      </w:r>
      <w:proofErr w:type="spellStart"/>
      <w:r w:rsidRPr="001D1E5B">
        <w:rPr>
          <w:bCs/>
        </w:rPr>
        <w:t>câu</w:t>
      </w:r>
      <w:proofErr w:type="spellEnd"/>
      <w:r w:rsidRPr="001D1E5B">
        <w:rPr>
          <w:bCs/>
        </w:rPr>
        <w:t xml:space="preserve"> </w:t>
      </w:r>
      <w:proofErr w:type="spellStart"/>
      <w:r w:rsidRPr="001D1E5B">
        <w:rPr>
          <w:bCs/>
        </w:rPr>
        <w:t>hỏi</w:t>
      </w:r>
      <w:proofErr w:type="spellEnd"/>
      <w:r w:rsidRPr="001D1E5B">
        <w:rPr>
          <w:bCs/>
        </w:rPr>
        <w:t xml:space="preserve"> </w:t>
      </w:r>
      <w:proofErr w:type="spellStart"/>
      <w:r w:rsidRPr="001D1E5B">
        <w:rPr>
          <w:bCs/>
        </w:rPr>
        <w:t>trong</w:t>
      </w:r>
      <w:proofErr w:type="spellEnd"/>
      <w:r w:rsidRPr="001D1E5B">
        <w:rPr>
          <w:bCs/>
        </w:rPr>
        <w:t xml:space="preserve"> </w:t>
      </w:r>
      <w:proofErr w:type="spellStart"/>
      <w:r w:rsidRPr="001D1E5B">
        <w:rPr>
          <w:bCs/>
        </w:rPr>
        <w:t>đề</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chính</w:t>
      </w:r>
      <w:proofErr w:type="spellEnd"/>
      <w:r w:rsidRPr="001D1E5B">
        <w:rPr>
          <w:bCs/>
        </w:rPr>
        <w:t xml:space="preserve"> </w:t>
      </w:r>
      <w:proofErr w:type="spellStart"/>
      <w:r w:rsidRPr="001D1E5B">
        <w:rPr>
          <w:bCs/>
        </w:rPr>
        <w:t>thức</w:t>
      </w:r>
      <w:proofErr w:type="spellEnd"/>
      <w:r w:rsidRPr="001D1E5B">
        <w:rPr>
          <w:bCs/>
        </w:rPr>
        <w:t xml:space="preserve"> </w:t>
      </w:r>
      <w:proofErr w:type="spellStart"/>
      <w:r w:rsidRPr="001D1E5B">
        <w:rPr>
          <w:bCs/>
        </w:rPr>
        <w:t>cấp</w:t>
      </w:r>
      <w:proofErr w:type="spellEnd"/>
      <w:r w:rsidRPr="001D1E5B">
        <w:rPr>
          <w:bCs/>
        </w:rPr>
        <w:t xml:space="preserve"> </w:t>
      </w:r>
      <w:proofErr w:type="spellStart"/>
      <w:r w:rsidRPr="001D1E5B">
        <w:rPr>
          <w:bCs/>
        </w:rPr>
        <w:t>trường</w:t>
      </w:r>
      <w:proofErr w:type="spellEnd"/>
      <w:r w:rsidRPr="001D1E5B">
        <w:rPr>
          <w:bCs/>
          <w:lang w:val="vi-VN"/>
        </w:rPr>
        <w:t xml:space="preserve"> khác nhau theo từng khối lớp</w:t>
      </w:r>
      <w:r w:rsidRPr="001D1E5B">
        <w:rPr>
          <w:bCs/>
        </w:rPr>
        <w:t xml:space="preserve">. </w:t>
      </w:r>
      <w:proofErr w:type="spellStart"/>
      <w:r w:rsidRPr="001D1E5B">
        <w:rPr>
          <w:bCs/>
        </w:rPr>
        <w:t>Mỗi</w:t>
      </w:r>
      <w:proofErr w:type="spellEnd"/>
      <w:r w:rsidRPr="001D1E5B">
        <w:rPr>
          <w:bCs/>
        </w:rPr>
        <w:t xml:space="preserve"> </w:t>
      </w:r>
      <w:proofErr w:type="spellStart"/>
      <w:r w:rsidRPr="001D1E5B">
        <w:rPr>
          <w:bCs/>
        </w:rPr>
        <w:t>câu</w:t>
      </w:r>
      <w:proofErr w:type="spellEnd"/>
      <w:r w:rsidRPr="001D1E5B">
        <w:rPr>
          <w:bCs/>
        </w:rPr>
        <w:t xml:space="preserve"> </w:t>
      </w:r>
      <w:proofErr w:type="spellStart"/>
      <w:r w:rsidRPr="001D1E5B">
        <w:rPr>
          <w:bCs/>
        </w:rPr>
        <w:t>trả</w:t>
      </w:r>
      <w:proofErr w:type="spellEnd"/>
      <w:r w:rsidRPr="001D1E5B">
        <w:rPr>
          <w:bCs/>
        </w:rPr>
        <w:t xml:space="preserve"> </w:t>
      </w:r>
      <w:proofErr w:type="spellStart"/>
      <w:r w:rsidRPr="001D1E5B">
        <w:rPr>
          <w:bCs/>
        </w:rPr>
        <w:t>lời</w:t>
      </w:r>
      <w:proofErr w:type="spellEnd"/>
      <w:r w:rsidRPr="001D1E5B">
        <w:rPr>
          <w:bCs/>
        </w:rPr>
        <w:t xml:space="preserve"> </w:t>
      </w:r>
      <w:proofErr w:type="spellStart"/>
      <w:r w:rsidRPr="001D1E5B">
        <w:rPr>
          <w:bCs/>
        </w:rPr>
        <w:t>đúng</w:t>
      </w:r>
      <w:proofErr w:type="spellEnd"/>
      <w:r w:rsidRPr="001D1E5B">
        <w:rPr>
          <w:bCs/>
        </w:rPr>
        <w:t xml:space="preserve"> </w:t>
      </w:r>
      <w:proofErr w:type="spellStart"/>
      <w:r w:rsidRPr="001D1E5B">
        <w:rPr>
          <w:bCs/>
        </w:rPr>
        <w:t>được</w:t>
      </w:r>
      <w:proofErr w:type="spellEnd"/>
      <w:r w:rsidRPr="001D1E5B">
        <w:rPr>
          <w:bCs/>
        </w:rPr>
        <w:t xml:space="preserve"> </w:t>
      </w:r>
      <w:proofErr w:type="spellStart"/>
      <w:r w:rsidRPr="001D1E5B">
        <w:rPr>
          <w:bCs/>
        </w:rPr>
        <w:t>tính</w:t>
      </w:r>
      <w:proofErr w:type="spellEnd"/>
      <w:r w:rsidRPr="001D1E5B">
        <w:rPr>
          <w:bCs/>
        </w:rPr>
        <w:t xml:space="preserve"> 10 </w:t>
      </w:r>
      <w:proofErr w:type="spellStart"/>
      <w:r w:rsidRPr="001D1E5B">
        <w:rPr>
          <w:bCs/>
        </w:rPr>
        <w:t>điểm</w:t>
      </w:r>
      <w:proofErr w:type="spellEnd"/>
      <w:r w:rsidRPr="001D1E5B">
        <w:rPr>
          <w:bCs/>
        </w:rPr>
        <w:t xml:space="preserve">, </w:t>
      </w:r>
      <w:proofErr w:type="spellStart"/>
      <w:r w:rsidRPr="001D1E5B">
        <w:rPr>
          <w:bCs/>
        </w:rPr>
        <w:t>trả</w:t>
      </w:r>
      <w:proofErr w:type="spellEnd"/>
      <w:r w:rsidRPr="001D1E5B">
        <w:rPr>
          <w:bCs/>
        </w:rPr>
        <w:t xml:space="preserve"> </w:t>
      </w:r>
      <w:proofErr w:type="spellStart"/>
      <w:r w:rsidRPr="001D1E5B">
        <w:rPr>
          <w:bCs/>
        </w:rPr>
        <w:t>lời</w:t>
      </w:r>
      <w:proofErr w:type="spellEnd"/>
      <w:r w:rsidRPr="001D1E5B">
        <w:rPr>
          <w:bCs/>
        </w:rPr>
        <w:t xml:space="preserve"> </w:t>
      </w:r>
      <w:proofErr w:type="spellStart"/>
      <w:r w:rsidRPr="001D1E5B">
        <w:rPr>
          <w:bCs/>
        </w:rPr>
        <w:t>sai</w:t>
      </w:r>
      <w:proofErr w:type="spellEnd"/>
      <w:r w:rsidRPr="001D1E5B">
        <w:rPr>
          <w:bCs/>
        </w:rPr>
        <w:t xml:space="preserve"> </w:t>
      </w:r>
      <w:proofErr w:type="spellStart"/>
      <w:r w:rsidRPr="001D1E5B">
        <w:rPr>
          <w:bCs/>
        </w:rPr>
        <w:t>hoặc</w:t>
      </w:r>
      <w:proofErr w:type="spellEnd"/>
      <w:r w:rsidRPr="001D1E5B">
        <w:rPr>
          <w:bCs/>
        </w:rPr>
        <w:t xml:space="preserve"> </w:t>
      </w:r>
      <w:proofErr w:type="spellStart"/>
      <w:r w:rsidRPr="001D1E5B">
        <w:rPr>
          <w:bCs/>
        </w:rPr>
        <w:t>không</w:t>
      </w:r>
      <w:proofErr w:type="spellEnd"/>
      <w:r w:rsidRPr="001D1E5B">
        <w:rPr>
          <w:bCs/>
        </w:rPr>
        <w:t xml:space="preserve"> </w:t>
      </w:r>
      <w:proofErr w:type="spellStart"/>
      <w:r w:rsidRPr="001D1E5B">
        <w:rPr>
          <w:bCs/>
        </w:rPr>
        <w:t>trả</w:t>
      </w:r>
      <w:proofErr w:type="spellEnd"/>
      <w:r w:rsidRPr="001D1E5B">
        <w:rPr>
          <w:bCs/>
        </w:rPr>
        <w:t xml:space="preserve"> </w:t>
      </w:r>
      <w:proofErr w:type="spellStart"/>
      <w:r w:rsidRPr="001D1E5B">
        <w:rPr>
          <w:bCs/>
        </w:rPr>
        <w:t>lời</w:t>
      </w:r>
      <w:proofErr w:type="spellEnd"/>
      <w:r w:rsidRPr="001D1E5B">
        <w:rPr>
          <w:bCs/>
        </w:rPr>
        <w:t xml:space="preserve"> </w:t>
      </w:r>
      <w:proofErr w:type="spellStart"/>
      <w:r w:rsidRPr="001D1E5B">
        <w:rPr>
          <w:bCs/>
        </w:rPr>
        <w:t>không</w:t>
      </w:r>
      <w:proofErr w:type="spellEnd"/>
      <w:r w:rsidRPr="001D1E5B">
        <w:rPr>
          <w:bCs/>
        </w:rPr>
        <w:t xml:space="preserve"> </w:t>
      </w:r>
      <w:proofErr w:type="spellStart"/>
      <w:r w:rsidRPr="001D1E5B">
        <w:rPr>
          <w:bCs/>
        </w:rPr>
        <w:t>nhận</w:t>
      </w:r>
      <w:proofErr w:type="spellEnd"/>
      <w:r w:rsidRPr="001D1E5B">
        <w:rPr>
          <w:bCs/>
        </w:rPr>
        <w:t xml:space="preserve"> </w:t>
      </w:r>
      <w:proofErr w:type="spellStart"/>
      <w:r w:rsidRPr="001D1E5B">
        <w:rPr>
          <w:bCs/>
        </w:rPr>
        <w:t>điểm</w:t>
      </w:r>
      <w:proofErr w:type="spellEnd"/>
      <w:r w:rsidRPr="001D1E5B">
        <w:rPr>
          <w:bCs/>
        </w:rPr>
        <w:t>.</w:t>
      </w:r>
    </w:p>
    <w:p w14:paraId="24676568" w14:textId="77777777" w:rsidR="00D35811" w:rsidRPr="001D1E5B" w:rsidRDefault="00D35811" w:rsidP="00D35811">
      <w:pPr>
        <w:spacing w:line="300" w:lineRule="auto"/>
        <w:ind w:firstLine="851"/>
        <w:jc w:val="both"/>
        <w:rPr>
          <w:bCs/>
        </w:rPr>
      </w:pPr>
      <w:r w:rsidRPr="001D1E5B">
        <w:rPr>
          <w:bCs/>
        </w:rPr>
        <w:t xml:space="preserve">+ </w:t>
      </w:r>
      <w:proofErr w:type="spellStart"/>
      <w:r w:rsidRPr="001D1E5B">
        <w:rPr>
          <w:bCs/>
        </w:rPr>
        <w:t>Khối</w:t>
      </w:r>
      <w:proofErr w:type="spellEnd"/>
      <w:r w:rsidRPr="001D1E5B">
        <w:rPr>
          <w:bCs/>
        </w:rPr>
        <w:t xml:space="preserve"> 1-2: 100 </w:t>
      </w:r>
      <w:proofErr w:type="spellStart"/>
      <w:r w:rsidRPr="001D1E5B">
        <w:rPr>
          <w:bCs/>
        </w:rPr>
        <w:t>câu</w:t>
      </w:r>
      <w:proofErr w:type="spellEnd"/>
      <w:r w:rsidRPr="001D1E5B">
        <w:rPr>
          <w:bCs/>
        </w:rPr>
        <w:t xml:space="preserve"> </w:t>
      </w:r>
      <w:proofErr w:type="spellStart"/>
      <w:r w:rsidRPr="001D1E5B">
        <w:rPr>
          <w:bCs/>
        </w:rPr>
        <w:t>hỏi</w:t>
      </w:r>
      <w:proofErr w:type="spellEnd"/>
      <w:r w:rsidRPr="001D1E5B">
        <w:rPr>
          <w:bCs/>
        </w:rPr>
        <w:t>/</w:t>
      </w:r>
      <w:proofErr w:type="spellStart"/>
      <w:r w:rsidRPr="001D1E5B">
        <w:rPr>
          <w:bCs/>
        </w:rPr>
        <w:t>khối</w:t>
      </w:r>
      <w:proofErr w:type="spellEnd"/>
      <w:r w:rsidRPr="001D1E5B">
        <w:rPr>
          <w:bCs/>
        </w:rPr>
        <w:t xml:space="preserve">, </w:t>
      </w:r>
      <w:proofErr w:type="spellStart"/>
      <w:r w:rsidRPr="001D1E5B">
        <w:rPr>
          <w:bCs/>
        </w:rPr>
        <w:t>tổng</w:t>
      </w:r>
      <w:proofErr w:type="spellEnd"/>
      <w:r w:rsidRPr="001D1E5B">
        <w:rPr>
          <w:bCs/>
        </w:rPr>
        <w:t xml:space="preserve"> </w:t>
      </w:r>
      <w:proofErr w:type="spellStart"/>
      <w:r w:rsidRPr="001D1E5B">
        <w:rPr>
          <w:bCs/>
        </w:rPr>
        <w:t>điểm</w:t>
      </w:r>
      <w:proofErr w:type="spellEnd"/>
      <w:r w:rsidRPr="001D1E5B">
        <w:rPr>
          <w:bCs/>
        </w:rPr>
        <w:t xml:space="preserve"> </w:t>
      </w:r>
      <w:proofErr w:type="spellStart"/>
      <w:r w:rsidRPr="001D1E5B">
        <w:rPr>
          <w:bCs/>
        </w:rPr>
        <w:t>tối</w:t>
      </w:r>
      <w:proofErr w:type="spellEnd"/>
      <w:r w:rsidRPr="001D1E5B">
        <w:rPr>
          <w:bCs/>
        </w:rPr>
        <w:t xml:space="preserve"> </w:t>
      </w:r>
      <w:proofErr w:type="spellStart"/>
      <w:r w:rsidRPr="001D1E5B">
        <w:rPr>
          <w:bCs/>
        </w:rPr>
        <w:t>đa</w:t>
      </w:r>
      <w:proofErr w:type="spellEnd"/>
      <w:r w:rsidRPr="001D1E5B">
        <w:rPr>
          <w:bCs/>
        </w:rPr>
        <w:t xml:space="preserve"> 1000 </w:t>
      </w:r>
      <w:proofErr w:type="spellStart"/>
      <w:r w:rsidRPr="001D1E5B">
        <w:rPr>
          <w:bCs/>
        </w:rPr>
        <w:t>điểm</w:t>
      </w:r>
      <w:proofErr w:type="spellEnd"/>
    </w:p>
    <w:p w14:paraId="2DAA0B7E" w14:textId="77777777" w:rsidR="00D35811" w:rsidRPr="001D1E5B" w:rsidRDefault="00D35811" w:rsidP="00D35811">
      <w:pPr>
        <w:spacing w:line="300" w:lineRule="auto"/>
        <w:ind w:firstLine="851"/>
        <w:jc w:val="both"/>
        <w:rPr>
          <w:bCs/>
        </w:rPr>
      </w:pPr>
      <w:r w:rsidRPr="001D1E5B">
        <w:rPr>
          <w:bCs/>
        </w:rPr>
        <w:t xml:space="preserve">+ </w:t>
      </w:r>
      <w:proofErr w:type="spellStart"/>
      <w:r w:rsidRPr="001D1E5B">
        <w:rPr>
          <w:bCs/>
        </w:rPr>
        <w:t>Khối</w:t>
      </w:r>
      <w:proofErr w:type="spellEnd"/>
      <w:r w:rsidRPr="001D1E5B">
        <w:rPr>
          <w:bCs/>
        </w:rPr>
        <w:t xml:space="preserve"> 3-4-5-6-7-8-9: 200 </w:t>
      </w:r>
      <w:proofErr w:type="spellStart"/>
      <w:r w:rsidRPr="001D1E5B">
        <w:rPr>
          <w:bCs/>
        </w:rPr>
        <w:t>câu</w:t>
      </w:r>
      <w:proofErr w:type="spellEnd"/>
      <w:r w:rsidRPr="001D1E5B">
        <w:rPr>
          <w:bCs/>
        </w:rPr>
        <w:t xml:space="preserve"> </w:t>
      </w:r>
      <w:proofErr w:type="spellStart"/>
      <w:r w:rsidRPr="001D1E5B">
        <w:rPr>
          <w:bCs/>
        </w:rPr>
        <w:t>hỏi</w:t>
      </w:r>
      <w:proofErr w:type="spellEnd"/>
      <w:r w:rsidRPr="001D1E5B">
        <w:rPr>
          <w:bCs/>
        </w:rPr>
        <w:t>/</w:t>
      </w:r>
      <w:proofErr w:type="spellStart"/>
      <w:r w:rsidRPr="001D1E5B">
        <w:rPr>
          <w:bCs/>
        </w:rPr>
        <w:t>khối</w:t>
      </w:r>
      <w:proofErr w:type="spellEnd"/>
      <w:r w:rsidRPr="001D1E5B">
        <w:rPr>
          <w:bCs/>
        </w:rPr>
        <w:t xml:space="preserve">, </w:t>
      </w:r>
      <w:proofErr w:type="spellStart"/>
      <w:r w:rsidRPr="001D1E5B">
        <w:rPr>
          <w:bCs/>
        </w:rPr>
        <w:t>tổng</w:t>
      </w:r>
      <w:proofErr w:type="spellEnd"/>
      <w:r w:rsidRPr="001D1E5B">
        <w:rPr>
          <w:bCs/>
        </w:rPr>
        <w:t xml:space="preserve"> </w:t>
      </w:r>
      <w:proofErr w:type="spellStart"/>
      <w:r w:rsidRPr="001D1E5B">
        <w:rPr>
          <w:bCs/>
        </w:rPr>
        <w:t>điểm</w:t>
      </w:r>
      <w:proofErr w:type="spellEnd"/>
      <w:r w:rsidRPr="001D1E5B">
        <w:rPr>
          <w:bCs/>
        </w:rPr>
        <w:t xml:space="preserve"> </w:t>
      </w:r>
      <w:proofErr w:type="spellStart"/>
      <w:r w:rsidRPr="001D1E5B">
        <w:rPr>
          <w:bCs/>
        </w:rPr>
        <w:t>tối</w:t>
      </w:r>
      <w:proofErr w:type="spellEnd"/>
      <w:r w:rsidRPr="001D1E5B">
        <w:rPr>
          <w:bCs/>
        </w:rPr>
        <w:t xml:space="preserve"> </w:t>
      </w:r>
      <w:proofErr w:type="spellStart"/>
      <w:r w:rsidRPr="001D1E5B">
        <w:rPr>
          <w:bCs/>
        </w:rPr>
        <w:t>đa</w:t>
      </w:r>
      <w:proofErr w:type="spellEnd"/>
      <w:r w:rsidRPr="001D1E5B">
        <w:rPr>
          <w:bCs/>
        </w:rPr>
        <w:t xml:space="preserve"> 2000 </w:t>
      </w:r>
      <w:proofErr w:type="spellStart"/>
      <w:r w:rsidRPr="001D1E5B">
        <w:rPr>
          <w:bCs/>
        </w:rPr>
        <w:t>điểm</w:t>
      </w:r>
      <w:proofErr w:type="spellEnd"/>
    </w:p>
    <w:p w14:paraId="6F87A9E7" w14:textId="77777777" w:rsidR="00D35811" w:rsidRPr="001D1E5B" w:rsidRDefault="00D35811" w:rsidP="00D35811">
      <w:pPr>
        <w:spacing w:line="300" w:lineRule="auto"/>
        <w:ind w:firstLine="567"/>
        <w:jc w:val="both"/>
        <w:rPr>
          <w:bCs/>
        </w:rPr>
      </w:pPr>
      <w:r w:rsidRPr="001D1E5B">
        <w:rPr>
          <w:bCs/>
        </w:rPr>
        <w:t xml:space="preserve">- </w:t>
      </w:r>
      <w:proofErr w:type="spellStart"/>
      <w:r w:rsidRPr="001D1E5B">
        <w:rPr>
          <w:bCs/>
        </w:rPr>
        <w:t>Hệ</w:t>
      </w:r>
      <w:proofErr w:type="spellEnd"/>
      <w:r w:rsidRPr="001D1E5B">
        <w:rPr>
          <w:bCs/>
        </w:rPr>
        <w:t xml:space="preserve"> </w:t>
      </w:r>
      <w:proofErr w:type="spellStart"/>
      <w:r w:rsidRPr="001D1E5B">
        <w:rPr>
          <w:bCs/>
        </w:rPr>
        <w:t>thống</w:t>
      </w:r>
      <w:proofErr w:type="spellEnd"/>
      <w:r w:rsidRPr="001D1E5B">
        <w:rPr>
          <w:bCs/>
        </w:rPr>
        <w:t xml:space="preserve"> </w:t>
      </w:r>
      <w:proofErr w:type="spellStart"/>
      <w:r w:rsidRPr="001D1E5B">
        <w:rPr>
          <w:bCs/>
        </w:rPr>
        <w:t>thu</w:t>
      </w:r>
      <w:proofErr w:type="spellEnd"/>
      <w:r w:rsidRPr="001D1E5B">
        <w:rPr>
          <w:bCs/>
        </w:rPr>
        <w:t xml:space="preserve"> </w:t>
      </w:r>
      <w:proofErr w:type="spellStart"/>
      <w:r w:rsidRPr="001D1E5B">
        <w:rPr>
          <w:bCs/>
        </w:rPr>
        <w:t>bài</w:t>
      </w:r>
      <w:proofErr w:type="spellEnd"/>
      <w:r w:rsidRPr="001D1E5B">
        <w:rPr>
          <w:bCs/>
        </w:rPr>
        <w:t xml:space="preserve"> </w:t>
      </w:r>
      <w:proofErr w:type="spellStart"/>
      <w:r w:rsidRPr="001D1E5B">
        <w:rPr>
          <w:bCs/>
        </w:rPr>
        <w:t>theo</w:t>
      </w:r>
      <w:proofErr w:type="spellEnd"/>
      <w:r w:rsidRPr="001D1E5B">
        <w:rPr>
          <w:bCs/>
        </w:rPr>
        <w:t xml:space="preserve"> </w:t>
      </w:r>
      <w:proofErr w:type="spellStart"/>
      <w:r w:rsidRPr="001D1E5B">
        <w:rPr>
          <w:bCs/>
        </w:rPr>
        <w:t>một</w:t>
      </w:r>
      <w:proofErr w:type="spellEnd"/>
      <w:r w:rsidRPr="001D1E5B">
        <w:rPr>
          <w:bCs/>
        </w:rPr>
        <w:t xml:space="preserve"> </w:t>
      </w:r>
      <w:proofErr w:type="spellStart"/>
      <w:r w:rsidRPr="001D1E5B">
        <w:rPr>
          <w:bCs/>
        </w:rPr>
        <w:t>trong</w:t>
      </w:r>
      <w:proofErr w:type="spellEnd"/>
      <w:r w:rsidRPr="001D1E5B">
        <w:rPr>
          <w:bCs/>
        </w:rPr>
        <w:t xml:space="preserve"> </w:t>
      </w:r>
      <w:proofErr w:type="spellStart"/>
      <w:r w:rsidRPr="001D1E5B">
        <w:rPr>
          <w:bCs/>
        </w:rPr>
        <w:t>ba</w:t>
      </w:r>
      <w:proofErr w:type="spellEnd"/>
      <w:r w:rsidRPr="001D1E5B">
        <w:rPr>
          <w:bCs/>
        </w:rPr>
        <w:t xml:space="preserve"> </w:t>
      </w:r>
      <w:proofErr w:type="spellStart"/>
      <w:r w:rsidRPr="001D1E5B">
        <w:rPr>
          <w:bCs/>
        </w:rPr>
        <w:t>trường</w:t>
      </w:r>
      <w:proofErr w:type="spellEnd"/>
      <w:r w:rsidRPr="001D1E5B">
        <w:rPr>
          <w:bCs/>
        </w:rPr>
        <w:t xml:space="preserve"> </w:t>
      </w:r>
      <w:proofErr w:type="spellStart"/>
      <w:r w:rsidRPr="001D1E5B">
        <w:rPr>
          <w:bCs/>
        </w:rPr>
        <w:t>hợp</w:t>
      </w:r>
      <w:proofErr w:type="spellEnd"/>
      <w:r w:rsidRPr="001D1E5B">
        <w:rPr>
          <w:bCs/>
        </w:rPr>
        <w:t xml:space="preserve"> </w:t>
      </w:r>
      <w:proofErr w:type="spellStart"/>
      <w:r w:rsidRPr="001D1E5B">
        <w:rPr>
          <w:bCs/>
        </w:rPr>
        <w:t>sau</w:t>
      </w:r>
      <w:proofErr w:type="spellEnd"/>
      <w:r w:rsidRPr="001D1E5B">
        <w:rPr>
          <w:bCs/>
        </w:rPr>
        <w:t>:</w:t>
      </w:r>
    </w:p>
    <w:p w14:paraId="428DE78C" w14:textId="77777777" w:rsidR="00D35811" w:rsidRPr="001D1E5B" w:rsidRDefault="00D35811" w:rsidP="00D35811">
      <w:pPr>
        <w:spacing w:line="300" w:lineRule="auto"/>
        <w:ind w:firstLine="851"/>
        <w:jc w:val="both"/>
        <w:rPr>
          <w:bCs/>
        </w:rPr>
      </w:pPr>
      <w:r w:rsidRPr="001D1E5B">
        <w:rPr>
          <w:bCs/>
        </w:rPr>
        <w:t xml:space="preserve">+ </w:t>
      </w:r>
      <w:proofErr w:type="spellStart"/>
      <w:r w:rsidRPr="001D1E5B">
        <w:rPr>
          <w:bCs/>
        </w:rPr>
        <w:t>Hết</w:t>
      </w:r>
      <w:proofErr w:type="spellEnd"/>
      <w:r w:rsidRPr="001D1E5B">
        <w:rPr>
          <w:bCs/>
        </w:rPr>
        <w:t xml:space="preserve"> </w:t>
      </w:r>
      <w:proofErr w:type="spellStart"/>
      <w:r w:rsidRPr="001D1E5B">
        <w:rPr>
          <w:bCs/>
        </w:rPr>
        <w:t>giờ</w:t>
      </w:r>
      <w:proofErr w:type="spellEnd"/>
      <w:r w:rsidRPr="001D1E5B">
        <w:rPr>
          <w:bCs/>
        </w:rPr>
        <w:t xml:space="preserve"> </w:t>
      </w:r>
      <w:proofErr w:type="spellStart"/>
      <w:r w:rsidRPr="001D1E5B">
        <w:rPr>
          <w:bCs/>
        </w:rPr>
        <w:t>làm</w:t>
      </w:r>
      <w:proofErr w:type="spellEnd"/>
      <w:r w:rsidRPr="001D1E5B">
        <w:rPr>
          <w:bCs/>
        </w:rPr>
        <w:t xml:space="preserve"> </w:t>
      </w:r>
      <w:proofErr w:type="spellStart"/>
      <w:r w:rsidRPr="001D1E5B">
        <w:rPr>
          <w:bCs/>
        </w:rPr>
        <w:t>bài</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hệ</w:t>
      </w:r>
      <w:proofErr w:type="spellEnd"/>
      <w:r w:rsidRPr="001D1E5B">
        <w:rPr>
          <w:bCs/>
        </w:rPr>
        <w:t xml:space="preserve"> </w:t>
      </w:r>
      <w:proofErr w:type="spellStart"/>
      <w:r w:rsidRPr="001D1E5B">
        <w:rPr>
          <w:bCs/>
        </w:rPr>
        <w:t>thống</w:t>
      </w:r>
      <w:proofErr w:type="spellEnd"/>
      <w:r w:rsidRPr="001D1E5B">
        <w:rPr>
          <w:bCs/>
        </w:rPr>
        <w:t xml:space="preserve"> </w:t>
      </w:r>
      <w:proofErr w:type="spellStart"/>
      <w:r w:rsidRPr="001D1E5B">
        <w:rPr>
          <w:bCs/>
        </w:rPr>
        <w:t>tự</w:t>
      </w:r>
      <w:proofErr w:type="spellEnd"/>
      <w:r w:rsidRPr="001D1E5B">
        <w:rPr>
          <w:bCs/>
        </w:rPr>
        <w:t xml:space="preserve"> </w:t>
      </w:r>
      <w:proofErr w:type="spellStart"/>
      <w:r w:rsidRPr="001D1E5B">
        <w:rPr>
          <w:bCs/>
        </w:rPr>
        <w:t>động</w:t>
      </w:r>
      <w:proofErr w:type="spellEnd"/>
      <w:r w:rsidRPr="001D1E5B">
        <w:rPr>
          <w:bCs/>
        </w:rPr>
        <w:t xml:space="preserve"> </w:t>
      </w:r>
      <w:proofErr w:type="spellStart"/>
      <w:r w:rsidRPr="001D1E5B">
        <w:rPr>
          <w:bCs/>
        </w:rPr>
        <w:t>thu</w:t>
      </w:r>
      <w:proofErr w:type="spellEnd"/>
      <w:r w:rsidRPr="001D1E5B">
        <w:rPr>
          <w:bCs/>
        </w:rPr>
        <w:t xml:space="preserve"> </w:t>
      </w:r>
      <w:proofErr w:type="spellStart"/>
      <w:r w:rsidRPr="001D1E5B">
        <w:rPr>
          <w:bCs/>
        </w:rPr>
        <w:t>bài</w:t>
      </w:r>
      <w:proofErr w:type="spellEnd"/>
    </w:p>
    <w:p w14:paraId="58F8BD99" w14:textId="77777777" w:rsidR="00D35811" w:rsidRPr="001D1E5B" w:rsidRDefault="00D35811" w:rsidP="00D35811">
      <w:pPr>
        <w:spacing w:line="300" w:lineRule="auto"/>
        <w:ind w:firstLine="851"/>
        <w:jc w:val="both"/>
        <w:rPr>
          <w:bCs/>
        </w:rPr>
      </w:pPr>
      <w:r w:rsidRPr="001D1E5B">
        <w:rPr>
          <w:bCs/>
        </w:rPr>
        <w:t xml:space="preserve">+ </w:t>
      </w:r>
      <w:proofErr w:type="spellStart"/>
      <w:r w:rsidRPr="001D1E5B">
        <w:rPr>
          <w:bCs/>
        </w:rPr>
        <w:t>Học</w:t>
      </w:r>
      <w:proofErr w:type="spellEnd"/>
      <w:r w:rsidRPr="001D1E5B">
        <w:rPr>
          <w:bCs/>
        </w:rPr>
        <w:t xml:space="preserve"> </w:t>
      </w:r>
      <w:proofErr w:type="spellStart"/>
      <w:r w:rsidRPr="001D1E5B">
        <w:rPr>
          <w:bCs/>
        </w:rPr>
        <w:t>sinh</w:t>
      </w:r>
      <w:proofErr w:type="spellEnd"/>
      <w:r w:rsidRPr="001D1E5B">
        <w:rPr>
          <w:bCs/>
        </w:rPr>
        <w:t xml:space="preserve"> </w:t>
      </w:r>
      <w:proofErr w:type="spellStart"/>
      <w:r w:rsidRPr="001D1E5B">
        <w:rPr>
          <w:bCs/>
        </w:rPr>
        <w:t>hoàn</w:t>
      </w:r>
      <w:proofErr w:type="spellEnd"/>
      <w:r w:rsidRPr="001D1E5B">
        <w:rPr>
          <w:bCs/>
        </w:rPr>
        <w:t xml:space="preserve"> </w:t>
      </w:r>
      <w:proofErr w:type="spellStart"/>
      <w:r w:rsidRPr="001D1E5B">
        <w:rPr>
          <w:bCs/>
        </w:rPr>
        <w:t>thành</w:t>
      </w:r>
      <w:proofErr w:type="spellEnd"/>
      <w:r w:rsidRPr="001D1E5B">
        <w:rPr>
          <w:bCs/>
        </w:rPr>
        <w:t xml:space="preserve"> </w:t>
      </w:r>
      <w:proofErr w:type="spellStart"/>
      <w:r w:rsidRPr="001D1E5B">
        <w:rPr>
          <w:bCs/>
        </w:rPr>
        <w:t>tất</w:t>
      </w:r>
      <w:proofErr w:type="spellEnd"/>
      <w:r w:rsidRPr="001D1E5B">
        <w:rPr>
          <w:bCs/>
        </w:rPr>
        <w:t xml:space="preserve"> </w:t>
      </w:r>
      <w:proofErr w:type="spellStart"/>
      <w:r w:rsidRPr="001D1E5B">
        <w:rPr>
          <w:bCs/>
        </w:rPr>
        <w:t>cả</w:t>
      </w:r>
      <w:proofErr w:type="spellEnd"/>
      <w:r w:rsidRPr="001D1E5B">
        <w:rPr>
          <w:bCs/>
        </w:rPr>
        <w:t xml:space="preserve"> </w:t>
      </w:r>
      <w:proofErr w:type="spellStart"/>
      <w:r w:rsidRPr="001D1E5B">
        <w:rPr>
          <w:bCs/>
        </w:rPr>
        <w:t>câu</w:t>
      </w:r>
      <w:proofErr w:type="spellEnd"/>
      <w:r w:rsidRPr="001D1E5B">
        <w:rPr>
          <w:bCs/>
        </w:rPr>
        <w:t xml:space="preserve"> </w:t>
      </w:r>
      <w:proofErr w:type="spellStart"/>
      <w:r w:rsidRPr="001D1E5B">
        <w:rPr>
          <w:bCs/>
        </w:rPr>
        <w:t>hỏi</w:t>
      </w:r>
      <w:proofErr w:type="spellEnd"/>
      <w:r w:rsidRPr="001D1E5B">
        <w:rPr>
          <w:bCs/>
        </w:rPr>
        <w:t xml:space="preserve"> </w:t>
      </w:r>
      <w:proofErr w:type="spellStart"/>
      <w:r w:rsidRPr="001D1E5B">
        <w:rPr>
          <w:bCs/>
        </w:rPr>
        <w:t>trong</w:t>
      </w:r>
      <w:proofErr w:type="spellEnd"/>
      <w:r w:rsidRPr="001D1E5B">
        <w:rPr>
          <w:bCs/>
        </w:rPr>
        <w:t xml:space="preserve"> </w:t>
      </w:r>
      <w:proofErr w:type="spellStart"/>
      <w:r w:rsidRPr="001D1E5B">
        <w:rPr>
          <w:bCs/>
        </w:rPr>
        <w:t>đề</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hệ</w:t>
      </w:r>
      <w:proofErr w:type="spellEnd"/>
      <w:r w:rsidRPr="001D1E5B">
        <w:rPr>
          <w:bCs/>
        </w:rPr>
        <w:t xml:space="preserve"> </w:t>
      </w:r>
      <w:proofErr w:type="spellStart"/>
      <w:r w:rsidRPr="001D1E5B">
        <w:rPr>
          <w:bCs/>
        </w:rPr>
        <w:t>thống</w:t>
      </w:r>
      <w:proofErr w:type="spellEnd"/>
      <w:r w:rsidRPr="001D1E5B">
        <w:rPr>
          <w:bCs/>
        </w:rPr>
        <w:t xml:space="preserve"> </w:t>
      </w:r>
      <w:proofErr w:type="spellStart"/>
      <w:r w:rsidRPr="001D1E5B">
        <w:rPr>
          <w:bCs/>
        </w:rPr>
        <w:t>tự</w:t>
      </w:r>
      <w:proofErr w:type="spellEnd"/>
      <w:r w:rsidRPr="001D1E5B">
        <w:rPr>
          <w:bCs/>
        </w:rPr>
        <w:t xml:space="preserve"> </w:t>
      </w:r>
      <w:proofErr w:type="spellStart"/>
      <w:r w:rsidRPr="001D1E5B">
        <w:rPr>
          <w:bCs/>
        </w:rPr>
        <w:t>động</w:t>
      </w:r>
      <w:proofErr w:type="spellEnd"/>
      <w:r w:rsidRPr="001D1E5B">
        <w:rPr>
          <w:bCs/>
        </w:rPr>
        <w:t xml:space="preserve"> </w:t>
      </w:r>
      <w:proofErr w:type="spellStart"/>
      <w:r w:rsidRPr="001D1E5B">
        <w:rPr>
          <w:bCs/>
        </w:rPr>
        <w:t>thu</w:t>
      </w:r>
      <w:proofErr w:type="spellEnd"/>
      <w:r w:rsidRPr="001D1E5B">
        <w:rPr>
          <w:bCs/>
        </w:rPr>
        <w:t xml:space="preserve"> </w:t>
      </w:r>
      <w:proofErr w:type="spellStart"/>
      <w:r w:rsidRPr="001D1E5B">
        <w:rPr>
          <w:bCs/>
        </w:rPr>
        <w:t>bài</w:t>
      </w:r>
      <w:proofErr w:type="spellEnd"/>
    </w:p>
    <w:p w14:paraId="598E8B52" w14:textId="77777777" w:rsidR="00D35811" w:rsidRPr="001D1E5B" w:rsidRDefault="00D35811" w:rsidP="00D35811">
      <w:pPr>
        <w:spacing w:line="300" w:lineRule="auto"/>
        <w:ind w:firstLine="851"/>
        <w:jc w:val="both"/>
        <w:rPr>
          <w:bCs/>
        </w:rPr>
      </w:pPr>
      <w:r w:rsidRPr="001D1E5B">
        <w:rPr>
          <w:bCs/>
        </w:rPr>
        <w:t xml:space="preserve">+ </w:t>
      </w:r>
      <w:proofErr w:type="spellStart"/>
      <w:r w:rsidRPr="001D1E5B">
        <w:rPr>
          <w:bCs/>
        </w:rPr>
        <w:t>Học</w:t>
      </w:r>
      <w:proofErr w:type="spellEnd"/>
      <w:r w:rsidRPr="001D1E5B">
        <w:rPr>
          <w:bCs/>
        </w:rPr>
        <w:t xml:space="preserve"> </w:t>
      </w:r>
      <w:proofErr w:type="spellStart"/>
      <w:r w:rsidRPr="001D1E5B">
        <w:rPr>
          <w:bCs/>
        </w:rPr>
        <w:t>sinh</w:t>
      </w:r>
      <w:proofErr w:type="spellEnd"/>
      <w:r w:rsidRPr="001D1E5B">
        <w:rPr>
          <w:bCs/>
        </w:rPr>
        <w:t xml:space="preserve"> </w:t>
      </w:r>
      <w:proofErr w:type="spellStart"/>
      <w:r w:rsidRPr="001D1E5B">
        <w:rPr>
          <w:bCs/>
        </w:rPr>
        <w:t>chủ</w:t>
      </w:r>
      <w:proofErr w:type="spellEnd"/>
      <w:r w:rsidRPr="001D1E5B">
        <w:rPr>
          <w:bCs/>
        </w:rPr>
        <w:t xml:space="preserve"> </w:t>
      </w:r>
      <w:proofErr w:type="spellStart"/>
      <w:r w:rsidRPr="001D1E5B">
        <w:rPr>
          <w:bCs/>
        </w:rPr>
        <w:t>động</w:t>
      </w:r>
      <w:proofErr w:type="spellEnd"/>
      <w:r w:rsidRPr="001D1E5B">
        <w:rPr>
          <w:bCs/>
        </w:rPr>
        <w:t xml:space="preserve"> </w:t>
      </w:r>
      <w:proofErr w:type="spellStart"/>
      <w:r w:rsidRPr="001D1E5B">
        <w:rPr>
          <w:bCs/>
        </w:rPr>
        <w:t>ấn</w:t>
      </w:r>
      <w:proofErr w:type="spellEnd"/>
      <w:r w:rsidRPr="001D1E5B">
        <w:rPr>
          <w:bCs/>
        </w:rPr>
        <w:t xml:space="preserve"> </w:t>
      </w:r>
      <w:proofErr w:type="spellStart"/>
      <w:r w:rsidRPr="001D1E5B">
        <w:rPr>
          <w:bCs/>
        </w:rPr>
        <w:t>nút</w:t>
      </w:r>
      <w:proofErr w:type="spellEnd"/>
      <w:r w:rsidRPr="001D1E5B">
        <w:rPr>
          <w:bCs/>
        </w:rPr>
        <w:t xml:space="preserve"> Submit (</w:t>
      </w:r>
      <w:proofErr w:type="spellStart"/>
      <w:r w:rsidRPr="001D1E5B">
        <w:rPr>
          <w:bCs/>
        </w:rPr>
        <w:t>Nộp</w:t>
      </w:r>
      <w:proofErr w:type="spellEnd"/>
      <w:r w:rsidRPr="001D1E5B">
        <w:rPr>
          <w:bCs/>
        </w:rPr>
        <w:t xml:space="preserve"> </w:t>
      </w:r>
      <w:proofErr w:type="spellStart"/>
      <w:r w:rsidRPr="001D1E5B">
        <w:rPr>
          <w:bCs/>
        </w:rPr>
        <w:t>bài</w:t>
      </w:r>
      <w:proofErr w:type="spellEnd"/>
      <w:r w:rsidRPr="001D1E5B">
        <w:rPr>
          <w:bCs/>
        </w:rPr>
        <w:t xml:space="preserve">) </w:t>
      </w:r>
      <w:proofErr w:type="spellStart"/>
      <w:r w:rsidRPr="001D1E5B">
        <w:rPr>
          <w:bCs/>
        </w:rPr>
        <w:t>trước</w:t>
      </w:r>
      <w:proofErr w:type="spellEnd"/>
      <w:r w:rsidRPr="001D1E5B">
        <w:rPr>
          <w:bCs/>
        </w:rPr>
        <w:t xml:space="preserve"> </w:t>
      </w:r>
      <w:proofErr w:type="spellStart"/>
      <w:r w:rsidRPr="001D1E5B">
        <w:rPr>
          <w:bCs/>
        </w:rPr>
        <w:t>khi</w:t>
      </w:r>
      <w:proofErr w:type="spellEnd"/>
      <w:r w:rsidRPr="001D1E5B">
        <w:rPr>
          <w:bCs/>
        </w:rPr>
        <w:t xml:space="preserve"> </w:t>
      </w:r>
      <w:proofErr w:type="spellStart"/>
      <w:r w:rsidRPr="001D1E5B">
        <w:rPr>
          <w:bCs/>
        </w:rPr>
        <w:t>hết</w:t>
      </w:r>
      <w:proofErr w:type="spellEnd"/>
      <w:r w:rsidRPr="001D1E5B">
        <w:rPr>
          <w:bCs/>
        </w:rPr>
        <w:t xml:space="preserve"> </w:t>
      </w:r>
      <w:proofErr w:type="spellStart"/>
      <w:r w:rsidRPr="001D1E5B">
        <w:rPr>
          <w:bCs/>
        </w:rPr>
        <w:t>thời</w:t>
      </w:r>
      <w:proofErr w:type="spellEnd"/>
      <w:r w:rsidRPr="001D1E5B">
        <w:rPr>
          <w:bCs/>
        </w:rPr>
        <w:t xml:space="preserve"> </w:t>
      </w:r>
      <w:proofErr w:type="spellStart"/>
      <w:r w:rsidRPr="001D1E5B">
        <w:rPr>
          <w:bCs/>
        </w:rPr>
        <w:t>gian</w:t>
      </w:r>
      <w:proofErr w:type="spellEnd"/>
      <w:r w:rsidRPr="001D1E5B">
        <w:rPr>
          <w:bCs/>
        </w:rPr>
        <w:t xml:space="preserve"> </w:t>
      </w:r>
      <w:proofErr w:type="spellStart"/>
      <w:r w:rsidRPr="001D1E5B">
        <w:rPr>
          <w:bCs/>
        </w:rPr>
        <w:t>làm</w:t>
      </w:r>
      <w:proofErr w:type="spellEnd"/>
      <w:r w:rsidRPr="001D1E5B">
        <w:rPr>
          <w:bCs/>
        </w:rPr>
        <w:t xml:space="preserve"> </w:t>
      </w:r>
      <w:proofErr w:type="spellStart"/>
      <w:r w:rsidRPr="001D1E5B">
        <w:rPr>
          <w:bCs/>
        </w:rPr>
        <w:t>bài</w:t>
      </w:r>
      <w:proofErr w:type="spellEnd"/>
    </w:p>
    <w:p w14:paraId="4C83A27A" w14:textId="77777777" w:rsidR="00D35811" w:rsidRPr="001D1E5B" w:rsidRDefault="00D35811" w:rsidP="00D35811">
      <w:pPr>
        <w:spacing w:line="300" w:lineRule="auto"/>
        <w:ind w:firstLine="567"/>
        <w:jc w:val="both"/>
        <w:rPr>
          <w:bCs/>
        </w:rPr>
      </w:pPr>
      <w:r w:rsidRPr="001D1E5B">
        <w:rPr>
          <w:bCs/>
        </w:rPr>
        <w:t xml:space="preserve">- </w:t>
      </w:r>
      <w:proofErr w:type="spellStart"/>
      <w:r w:rsidRPr="001D1E5B">
        <w:rPr>
          <w:bCs/>
        </w:rPr>
        <w:t>Kết</w:t>
      </w:r>
      <w:proofErr w:type="spellEnd"/>
      <w:r w:rsidRPr="001D1E5B">
        <w:rPr>
          <w:bCs/>
        </w:rPr>
        <w:t xml:space="preserve"> </w:t>
      </w:r>
      <w:proofErr w:type="spellStart"/>
      <w:r w:rsidRPr="001D1E5B">
        <w:rPr>
          <w:bCs/>
        </w:rPr>
        <w:t>quả</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hiển</w:t>
      </w:r>
      <w:proofErr w:type="spellEnd"/>
      <w:r w:rsidRPr="001D1E5B">
        <w:rPr>
          <w:bCs/>
        </w:rPr>
        <w:t xml:space="preserve"> </w:t>
      </w:r>
      <w:proofErr w:type="spellStart"/>
      <w:r w:rsidRPr="001D1E5B">
        <w:rPr>
          <w:bCs/>
        </w:rPr>
        <w:t>thị</w:t>
      </w:r>
      <w:proofErr w:type="spellEnd"/>
      <w:r w:rsidRPr="001D1E5B">
        <w:rPr>
          <w:bCs/>
        </w:rPr>
        <w:t xml:space="preserve"> </w:t>
      </w:r>
      <w:proofErr w:type="spellStart"/>
      <w:r w:rsidRPr="001D1E5B">
        <w:rPr>
          <w:bCs/>
        </w:rPr>
        <w:t>ngay</w:t>
      </w:r>
      <w:proofErr w:type="spellEnd"/>
      <w:r w:rsidRPr="001D1E5B">
        <w:rPr>
          <w:bCs/>
        </w:rPr>
        <w:t xml:space="preserve"> </w:t>
      </w:r>
      <w:proofErr w:type="spellStart"/>
      <w:r w:rsidRPr="001D1E5B">
        <w:rPr>
          <w:bCs/>
        </w:rPr>
        <w:t>trên</w:t>
      </w:r>
      <w:proofErr w:type="spellEnd"/>
      <w:r w:rsidRPr="001D1E5B">
        <w:rPr>
          <w:bCs/>
        </w:rPr>
        <w:t xml:space="preserve"> </w:t>
      </w:r>
      <w:proofErr w:type="spellStart"/>
      <w:r w:rsidRPr="001D1E5B">
        <w:rPr>
          <w:bCs/>
        </w:rPr>
        <w:t>màn</w:t>
      </w:r>
      <w:proofErr w:type="spellEnd"/>
      <w:r w:rsidRPr="001D1E5B">
        <w:rPr>
          <w:bCs/>
        </w:rPr>
        <w:t xml:space="preserve"> </w:t>
      </w:r>
      <w:proofErr w:type="spellStart"/>
      <w:r w:rsidRPr="001D1E5B">
        <w:rPr>
          <w:bCs/>
        </w:rPr>
        <w:t>hình</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sau</w:t>
      </w:r>
      <w:proofErr w:type="spellEnd"/>
      <w:r w:rsidRPr="001D1E5B">
        <w:rPr>
          <w:bCs/>
        </w:rPr>
        <w:t xml:space="preserve"> </w:t>
      </w:r>
      <w:proofErr w:type="spellStart"/>
      <w:r w:rsidRPr="001D1E5B">
        <w:rPr>
          <w:bCs/>
        </w:rPr>
        <w:t>khi</w:t>
      </w:r>
      <w:proofErr w:type="spellEnd"/>
      <w:r w:rsidRPr="001D1E5B">
        <w:rPr>
          <w:bCs/>
        </w:rPr>
        <w:t xml:space="preserve"> </w:t>
      </w:r>
      <w:proofErr w:type="spellStart"/>
      <w:r w:rsidRPr="001D1E5B">
        <w:rPr>
          <w:bCs/>
        </w:rPr>
        <w:t>nộp</w:t>
      </w:r>
      <w:proofErr w:type="spellEnd"/>
      <w:r w:rsidRPr="001D1E5B">
        <w:rPr>
          <w:bCs/>
        </w:rPr>
        <w:t xml:space="preserve"> </w:t>
      </w:r>
      <w:proofErr w:type="spellStart"/>
      <w:r w:rsidRPr="001D1E5B">
        <w:rPr>
          <w:bCs/>
        </w:rPr>
        <w:t>bài</w:t>
      </w:r>
      <w:proofErr w:type="spellEnd"/>
      <w:r w:rsidRPr="001D1E5B">
        <w:rPr>
          <w:bCs/>
        </w:rPr>
        <w:t>/</w:t>
      </w:r>
      <w:proofErr w:type="spellStart"/>
      <w:r w:rsidRPr="001D1E5B">
        <w:rPr>
          <w:bCs/>
        </w:rPr>
        <w:t>hệ</w:t>
      </w:r>
      <w:proofErr w:type="spellEnd"/>
      <w:r w:rsidRPr="001D1E5B">
        <w:rPr>
          <w:bCs/>
        </w:rPr>
        <w:t xml:space="preserve"> </w:t>
      </w:r>
      <w:proofErr w:type="spellStart"/>
      <w:r w:rsidRPr="001D1E5B">
        <w:rPr>
          <w:bCs/>
        </w:rPr>
        <w:t>thống</w:t>
      </w:r>
      <w:proofErr w:type="spellEnd"/>
      <w:r w:rsidRPr="001D1E5B">
        <w:rPr>
          <w:bCs/>
        </w:rPr>
        <w:t xml:space="preserve"> </w:t>
      </w:r>
      <w:proofErr w:type="spellStart"/>
      <w:r w:rsidRPr="001D1E5B">
        <w:rPr>
          <w:bCs/>
        </w:rPr>
        <w:t>thu</w:t>
      </w:r>
      <w:proofErr w:type="spellEnd"/>
      <w:r w:rsidRPr="001D1E5B">
        <w:rPr>
          <w:bCs/>
        </w:rPr>
        <w:t xml:space="preserve"> </w:t>
      </w:r>
      <w:proofErr w:type="spellStart"/>
      <w:r w:rsidRPr="001D1E5B">
        <w:rPr>
          <w:bCs/>
        </w:rPr>
        <w:t>bài</w:t>
      </w:r>
      <w:proofErr w:type="spellEnd"/>
      <w:r w:rsidRPr="001D1E5B">
        <w:rPr>
          <w:bCs/>
        </w:rPr>
        <w:t xml:space="preserve"> </w:t>
      </w:r>
      <w:proofErr w:type="spellStart"/>
      <w:r w:rsidRPr="001D1E5B">
        <w:rPr>
          <w:bCs/>
        </w:rPr>
        <w:t>thành</w:t>
      </w:r>
      <w:proofErr w:type="spellEnd"/>
      <w:r w:rsidRPr="001D1E5B">
        <w:rPr>
          <w:bCs/>
        </w:rPr>
        <w:t xml:space="preserve"> </w:t>
      </w:r>
      <w:proofErr w:type="spellStart"/>
      <w:r w:rsidRPr="001D1E5B">
        <w:rPr>
          <w:bCs/>
        </w:rPr>
        <w:t>công</w:t>
      </w:r>
      <w:proofErr w:type="spellEnd"/>
      <w:r w:rsidRPr="001D1E5B">
        <w:rPr>
          <w:bCs/>
        </w:rPr>
        <w:t xml:space="preserve">. </w:t>
      </w:r>
      <w:proofErr w:type="spellStart"/>
      <w:r w:rsidRPr="00AF1B63">
        <w:t>H</w:t>
      </w:r>
      <w:r w:rsidRPr="001D1E5B">
        <w:rPr>
          <w:bCs/>
        </w:rPr>
        <w:t>ọc</w:t>
      </w:r>
      <w:proofErr w:type="spellEnd"/>
      <w:r w:rsidRPr="001D1E5B">
        <w:rPr>
          <w:bCs/>
        </w:rPr>
        <w:t xml:space="preserve"> </w:t>
      </w:r>
      <w:proofErr w:type="spellStart"/>
      <w:r w:rsidRPr="001D1E5B">
        <w:rPr>
          <w:bCs/>
        </w:rPr>
        <w:t>sinh</w:t>
      </w:r>
      <w:proofErr w:type="spellEnd"/>
      <w:r w:rsidRPr="001D1E5B">
        <w:rPr>
          <w:bCs/>
        </w:rPr>
        <w:t xml:space="preserve"> KHÔNG </w:t>
      </w:r>
      <w:proofErr w:type="spellStart"/>
      <w:r w:rsidRPr="001D1E5B">
        <w:rPr>
          <w:bCs/>
        </w:rPr>
        <w:t>tắt</w:t>
      </w:r>
      <w:proofErr w:type="spellEnd"/>
      <w:r w:rsidRPr="001D1E5B">
        <w:rPr>
          <w:bCs/>
        </w:rPr>
        <w:t xml:space="preserve"> </w:t>
      </w:r>
      <w:proofErr w:type="spellStart"/>
      <w:r w:rsidRPr="001D1E5B">
        <w:rPr>
          <w:bCs/>
        </w:rPr>
        <w:t>thông</w:t>
      </w:r>
      <w:proofErr w:type="spellEnd"/>
      <w:r w:rsidRPr="001D1E5B">
        <w:rPr>
          <w:bCs/>
        </w:rPr>
        <w:t xml:space="preserve"> </w:t>
      </w:r>
      <w:proofErr w:type="spellStart"/>
      <w:r w:rsidRPr="001D1E5B">
        <w:rPr>
          <w:bCs/>
        </w:rPr>
        <w:t>báo</w:t>
      </w:r>
      <w:proofErr w:type="spellEnd"/>
      <w:r w:rsidRPr="001D1E5B">
        <w:rPr>
          <w:bCs/>
        </w:rPr>
        <w:t xml:space="preserve"> </w:t>
      </w:r>
      <w:proofErr w:type="spellStart"/>
      <w:r w:rsidRPr="001D1E5B">
        <w:rPr>
          <w:bCs/>
        </w:rPr>
        <w:t>kết</w:t>
      </w:r>
      <w:proofErr w:type="spellEnd"/>
      <w:r w:rsidRPr="001D1E5B">
        <w:rPr>
          <w:bCs/>
        </w:rPr>
        <w:t xml:space="preserve"> </w:t>
      </w:r>
      <w:proofErr w:type="spellStart"/>
      <w:r w:rsidRPr="001D1E5B">
        <w:rPr>
          <w:bCs/>
        </w:rPr>
        <w:t>quả</w:t>
      </w:r>
      <w:proofErr w:type="spellEnd"/>
      <w:r w:rsidRPr="001D1E5B">
        <w:rPr>
          <w:bCs/>
        </w:rPr>
        <w:t xml:space="preserve"> </w:t>
      </w:r>
      <w:proofErr w:type="spellStart"/>
      <w:r w:rsidRPr="001D1E5B">
        <w:rPr>
          <w:bCs/>
        </w:rPr>
        <w:t>thi</w:t>
      </w:r>
      <w:proofErr w:type="spellEnd"/>
      <w:r w:rsidRPr="001D1E5B">
        <w:rPr>
          <w:bCs/>
        </w:rPr>
        <w:t xml:space="preserve"> </w:t>
      </w:r>
      <w:proofErr w:type="spellStart"/>
      <w:r w:rsidRPr="001D1E5B">
        <w:rPr>
          <w:bCs/>
        </w:rPr>
        <w:t>trước</w:t>
      </w:r>
      <w:proofErr w:type="spellEnd"/>
      <w:r w:rsidRPr="001D1E5B">
        <w:rPr>
          <w:bCs/>
        </w:rPr>
        <w:t xml:space="preserve"> </w:t>
      </w:r>
      <w:proofErr w:type="spellStart"/>
      <w:r w:rsidRPr="001D1E5B">
        <w:rPr>
          <w:bCs/>
        </w:rPr>
        <w:t>khi</w:t>
      </w:r>
      <w:proofErr w:type="spellEnd"/>
      <w:r w:rsidRPr="001D1E5B">
        <w:rPr>
          <w:bCs/>
        </w:rPr>
        <w:t xml:space="preserve"> </w:t>
      </w:r>
      <w:proofErr w:type="spellStart"/>
      <w:r>
        <w:rPr>
          <w:bCs/>
        </w:rPr>
        <w:t>cán</w:t>
      </w:r>
      <w:proofErr w:type="spellEnd"/>
      <w:r>
        <w:rPr>
          <w:bCs/>
        </w:rPr>
        <w:t xml:space="preserve"> </w:t>
      </w:r>
      <w:proofErr w:type="spellStart"/>
      <w:r>
        <w:rPr>
          <w:bCs/>
        </w:rPr>
        <w:t>bộ</w:t>
      </w:r>
      <w:proofErr w:type="spellEnd"/>
      <w:r>
        <w:rPr>
          <w:bCs/>
        </w:rPr>
        <w:t xml:space="preserve"> </w:t>
      </w:r>
      <w:proofErr w:type="spellStart"/>
      <w:r>
        <w:rPr>
          <w:bCs/>
        </w:rPr>
        <w:t>coi</w:t>
      </w:r>
      <w:proofErr w:type="spellEnd"/>
      <w:r>
        <w:rPr>
          <w:bCs/>
        </w:rPr>
        <w:t xml:space="preserve"> </w:t>
      </w:r>
      <w:proofErr w:type="spellStart"/>
      <w:r>
        <w:rPr>
          <w:bCs/>
        </w:rPr>
        <w:t>thi</w:t>
      </w:r>
      <w:proofErr w:type="spellEnd"/>
      <w:r w:rsidRPr="001D1E5B">
        <w:rPr>
          <w:bCs/>
        </w:rPr>
        <w:t xml:space="preserve"> </w:t>
      </w:r>
      <w:proofErr w:type="spellStart"/>
      <w:r w:rsidRPr="001D1E5B">
        <w:rPr>
          <w:bCs/>
        </w:rPr>
        <w:t>ghi</w:t>
      </w:r>
      <w:proofErr w:type="spellEnd"/>
      <w:r w:rsidRPr="001D1E5B">
        <w:rPr>
          <w:bCs/>
        </w:rPr>
        <w:t xml:space="preserve"> </w:t>
      </w:r>
      <w:proofErr w:type="spellStart"/>
      <w:r w:rsidRPr="001D1E5B">
        <w:rPr>
          <w:bCs/>
        </w:rPr>
        <w:t>điểm</w:t>
      </w:r>
      <w:proofErr w:type="spellEnd"/>
      <w:r w:rsidRPr="001D1E5B">
        <w:rPr>
          <w:bCs/>
        </w:rPr>
        <w:t xml:space="preserve"> </w:t>
      </w:r>
      <w:proofErr w:type="spellStart"/>
      <w:r w:rsidRPr="001D1E5B">
        <w:rPr>
          <w:bCs/>
        </w:rPr>
        <w:t>và</w:t>
      </w:r>
      <w:proofErr w:type="spellEnd"/>
      <w:r w:rsidRPr="001D1E5B">
        <w:rPr>
          <w:bCs/>
        </w:rPr>
        <w:t xml:space="preserve"> </w:t>
      </w:r>
      <w:proofErr w:type="spellStart"/>
      <w:r w:rsidRPr="001D1E5B">
        <w:rPr>
          <w:bCs/>
        </w:rPr>
        <w:t>ký</w:t>
      </w:r>
      <w:proofErr w:type="spellEnd"/>
      <w:r w:rsidRPr="001D1E5B">
        <w:rPr>
          <w:bCs/>
        </w:rPr>
        <w:t xml:space="preserve"> </w:t>
      </w:r>
      <w:proofErr w:type="spellStart"/>
      <w:r w:rsidRPr="001D1E5B">
        <w:rPr>
          <w:bCs/>
        </w:rPr>
        <w:t>tên</w:t>
      </w:r>
      <w:proofErr w:type="spellEnd"/>
      <w:r w:rsidRPr="001D1E5B">
        <w:rPr>
          <w:bCs/>
        </w:rPr>
        <w:t xml:space="preserve"> </w:t>
      </w:r>
      <w:proofErr w:type="spellStart"/>
      <w:r w:rsidRPr="001D1E5B">
        <w:rPr>
          <w:bCs/>
        </w:rPr>
        <w:t>trong</w:t>
      </w:r>
      <w:proofErr w:type="spellEnd"/>
      <w:r w:rsidRPr="001D1E5B">
        <w:rPr>
          <w:bCs/>
        </w:rPr>
        <w:t xml:space="preserve"> </w:t>
      </w:r>
      <w:proofErr w:type="spellStart"/>
      <w:r w:rsidRPr="001D1E5B">
        <w:rPr>
          <w:bCs/>
        </w:rPr>
        <w:t>Biên</w:t>
      </w:r>
      <w:proofErr w:type="spellEnd"/>
      <w:r w:rsidRPr="001D1E5B">
        <w:rPr>
          <w:bCs/>
        </w:rPr>
        <w:t xml:space="preserve"> </w:t>
      </w:r>
      <w:proofErr w:type="spellStart"/>
      <w:r w:rsidRPr="001D1E5B">
        <w:rPr>
          <w:bCs/>
        </w:rPr>
        <w:t>bản</w:t>
      </w:r>
      <w:proofErr w:type="spellEnd"/>
      <w:r w:rsidRPr="001D1E5B">
        <w:rPr>
          <w:bCs/>
        </w:rPr>
        <w:t xml:space="preserve"> </w:t>
      </w:r>
      <w:proofErr w:type="spellStart"/>
      <w:r w:rsidRPr="001D1E5B">
        <w:rPr>
          <w:bCs/>
        </w:rPr>
        <w:t>thi</w:t>
      </w:r>
      <w:proofErr w:type="spellEnd"/>
      <w:r w:rsidRPr="001D1E5B">
        <w:rPr>
          <w:bCs/>
        </w:rPr>
        <w:t>.</w:t>
      </w:r>
    </w:p>
    <w:p w14:paraId="70FD0C6B" w14:textId="77777777" w:rsidR="00D35811" w:rsidRPr="000D2FBD" w:rsidRDefault="00D35811" w:rsidP="00D35811">
      <w:pPr>
        <w:pStyle w:val="ListParagraph"/>
        <w:ind w:left="927"/>
        <w:rPr>
          <w:b/>
          <w:i/>
          <w:iCs/>
          <w:lang w:val="vi-VN"/>
        </w:rPr>
      </w:pPr>
      <w:r w:rsidRPr="000D2FBD">
        <w:rPr>
          <w:b/>
          <w:i/>
          <w:iCs/>
          <w:lang w:val="vi-VN"/>
        </w:rPr>
        <w:t>Lưu ý:</w:t>
      </w:r>
    </w:p>
    <w:p w14:paraId="36D24681" w14:textId="77777777" w:rsidR="00D35811" w:rsidRPr="000F5E8B" w:rsidRDefault="00D35811" w:rsidP="00D35811">
      <w:pPr>
        <w:spacing w:line="300" w:lineRule="auto"/>
        <w:ind w:firstLine="567"/>
        <w:jc w:val="both"/>
        <w:rPr>
          <w:bCs/>
          <w:lang w:val="vi-VN"/>
        </w:rPr>
      </w:pPr>
      <w:r w:rsidRPr="001D1E5B">
        <w:rPr>
          <w:bCs/>
          <w:lang w:val="vi-VN"/>
        </w:rPr>
        <w:t>- Trong thời gian diễn ra các ca thi chính thức, khi truy cập trang ioe.vn Giáo viên nhấn vào logo hoặc nút “Dành cho giáo viên” để chuyển về trang đăng nhập cho Giáo viên quản trị.</w:t>
      </w:r>
    </w:p>
    <w:p w14:paraId="3BE7906A" w14:textId="77777777" w:rsidR="00D35811" w:rsidRPr="000D2FBD" w:rsidRDefault="00D35811" w:rsidP="00D35811">
      <w:pPr>
        <w:spacing w:line="300" w:lineRule="auto"/>
        <w:ind w:firstLine="567"/>
        <w:jc w:val="both"/>
        <w:rPr>
          <w:bCs/>
          <w:lang w:val="vi-VN"/>
        </w:rPr>
      </w:pPr>
      <w:r w:rsidRPr="000D2FBD">
        <w:rPr>
          <w:bCs/>
          <w:lang w:val="vi-VN"/>
        </w:rPr>
        <w:t xml:space="preserve">- Sau khi nhập đúng Mã ca thi và nhấn Vào thi, học sinh sẽ được chuyển đến trang làm bài trong thời gian </w:t>
      </w:r>
      <w:r w:rsidRPr="000D2FBD">
        <w:rPr>
          <w:b/>
          <w:lang w:val="vi-VN"/>
        </w:rPr>
        <w:t>không quá 03 (ba) phút</w:t>
      </w:r>
      <w:r w:rsidRPr="000D2FBD">
        <w:rPr>
          <w:bCs/>
          <w:lang w:val="vi-VN"/>
        </w:rPr>
        <w:t xml:space="preserve">. </w:t>
      </w:r>
    </w:p>
    <w:p w14:paraId="3D9C0C46" w14:textId="77777777" w:rsidR="00D35811" w:rsidRPr="007B512C" w:rsidRDefault="00D35811" w:rsidP="00D35811">
      <w:pPr>
        <w:spacing w:line="300" w:lineRule="auto"/>
        <w:ind w:firstLine="567"/>
        <w:jc w:val="both"/>
        <w:rPr>
          <w:ins w:id="5" w:author="lucky250982@gmail.com" w:date="2025-10-27T09:33:00Z"/>
          <w:bCs/>
          <w:lang w:val="vi-VN"/>
        </w:rPr>
      </w:pPr>
      <w:r w:rsidRPr="000D2FBD">
        <w:rPr>
          <w:bCs/>
          <w:lang w:val="vi-VN"/>
        </w:rPr>
        <w:t xml:space="preserve">- </w:t>
      </w:r>
      <w:r>
        <w:rPr>
          <w:bCs/>
          <w:lang w:val="vi-VN"/>
        </w:rPr>
        <w:t xml:space="preserve">Trong khung giờ hệ thống mở đề: Học sinh luôn có đủ </w:t>
      </w:r>
      <w:r w:rsidRPr="007B512C">
        <w:rPr>
          <w:bCs/>
          <w:lang w:val="vi-VN"/>
        </w:rPr>
        <w:t>30 phút làm</w:t>
      </w:r>
      <w:r>
        <w:rPr>
          <w:bCs/>
          <w:lang w:val="vi-VN"/>
        </w:rPr>
        <w:t xml:space="preserve"> bài </w:t>
      </w:r>
      <w:r w:rsidRPr="007B512C">
        <w:rPr>
          <w:bCs/>
          <w:lang w:val="vi-VN"/>
        </w:rPr>
        <w:t>kể từ thời điểm học sinh truy cập được vào đề thi.</w:t>
      </w:r>
    </w:p>
    <w:p w14:paraId="268FA423" w14:textId="77777777" w:rsidR="00D35811" w:rsidRPr="000D2FBD" w:rsidRDefault="00D35811" w:rsidP="00D35811">
      <w:pPr>
        <w:spacing w:line="300" w:lineRule="auto"/>
        <w:ind w:firstLine="567"/>
        <w:jc w:val="both"/>
        <w:rPr>
          <w:bCs/>
          <w:lang w:val="vi-VN"/>
        </w:rPr>
      </w:pPr>
      <w:r w:rsidRPr="000D2FBD">
        <w:rPr>
          <w:bCs/>
          <w:lang w:val="vi-VN"/>
        </w:rPr>
        <w:br w:type="page"/>
      </w:r>
    </w:p>
    <w:p w14:paraId="6F9889DC" w14:textId="77777777" w:rsidR="00D35811" w:rsidRPr="00FD4E01" w:rsidRDefault="00D35811" w:rsidP="00D35811">
      <w:pPr>
        <w:spacing w:line="300" w:lineRule="auto"/>
        <w:jc w:val="center"/>
        <w:rPr>
          <w:b/>
          <w:lang w:val="vi-VN"/>
        </w:rPr>
      </w:pPr>
      <w:r w:rsidRPr="00FD4E01">
        <w:rPr>
          <w:b/>
          <w:lang w:val="vi-VN"/>
        </w:rPr>
        <w:lastRenderedPageBreak/>
        <w:t>PHỤ LỤC III</w:t>
      </w:r>
    </w:p>
    <w:p w14:paraId="49EDB123" w14:textId="77777777" w:rsidR="00D35811" w:rsidRPr="004F68B1" w:rsidRDefault="00D35811" w:rsidP="00D35811">
      <w:pPr>
        <w:spacing w:line="300" w:lineRule="auto"/>
        <w:jc w:val="center"/>
        <w:rPr>
          <w:lang w:val="vi-VN"/>
        </w:rPr>
      </w:pPr>
      <w:r w:rsidRPr="00FD4E01">
        <w:rPr>
          <w:lang w:val="vi-VN"/>
        </w:rPr>
        <w:t>NỘP BIÊN BẢN THI</w:t>
      </w:r>
      <w:r w:rsidRPr="004F68B1">
        <w:rPr>
          <w:lang w:val="vi-VN"/>
        </w:rPr>
        <w:t xml:space="preserve"> VÀ VIDEO GIÁM SÁT</w:t>
      </w:r>
    </w:p>
    <w:p w14:paraId="3EB15B10" w14:textId="77777777" w:rsidR="00D35811" w:rsidRPr="00FD4E01" w:rsidRDefault="00D35811" w:rsidP="00D35811">
      <w:pPr>
        <w:spacing w:line="300" w:lineRule="auto"/>
        <w:jc w:val="center"/>
        <w:rPr>
          <w:lang w:val="vi-VN"/>
        </w:rPr>
      </w:pPr>
      <w:r w:rsidRPr="00FD4E01">
        <w:rPr>
          <w:i/>
          <w:lang w:val="vi-VN"/>
        </w:rPr>
        <w:t xml:space="preserve">(Kèm theo Công văn số </w:t>
      </w:r>
      <w:r>
        <w:rPr>
          <w:i/>
          <w:lang w:val="vi-VN"/>
        </w:rPr>
        <w:t>02/HD/VTCO-BTCIOE</w:t>
      </w:r>
      <w:r w:rsidRPr="00FD4E01">
        <w:rPr>
          <w:i/>
          <w:lang w:val="vi-VN"/>
        </w:rPr>
        <w:t xml:space="preserve"> của </w:t>
      </w:r>
      <w:r>
        <w:rPr>
          <w:i/>
          <w:lang w:val="vi-VN"/>
        </w:rPr>
        <w:t>Ban Tổ chức</w:t>
      </w:r>
      <w:r w:rsidRPr="00FD4E01">
        <w:rPr>
          <w:i/>
          <w:lang w:val="vi-VN"/>
        </w:rPr>
        <w:t xml:space="preserve"> IOE)</w:t>
      </w:r>
    </w:p>
    <w:p w14:paraId="34FF5C5D" w14:textId="77777777" w:rsidR="00D35811" w:rsidRDefault="00D35811" w:rsidP="00D35811">
      <w:pPr>
        <w:spacing w:line="300" w:lineRule="auto"/>
        <w:ind w:firstLine="567"/>
        <w:jc w:val="both"/>
        <w:rPr>
          <w:b/>
          <w:bCs/>
          <w:lang w:val="vi-VN"/>
        </w:rPr>
      </w:pPr>
    </w:p>
    <w:p w14:paraId="438736AC" w14:textId="77777777" w:rsidR="00D35811" w:rsidRPr="00561352" w:rsidRDefault="00D35811" w:rsidP="00D35811">
      <w:pPr>
        <w:spacing w:line="300" w:lineRule="auto"/>
        <w:ind w:firstLine="567"/>
        <w:jc w:val="both"/>
        <w:rPr>
          <w:b/>
          <w:bCs/>
          <w:lang w:val="vi-VN"/>
        </w:rPr>
      </w:pPr>
      <w:r w:rsidRPr="00B10119">
        <w:rPr>
          <w:b/>
          <w:bCs/>
          <w:lang w:val="vi-VN"/>
        </w:rPr>
        <w:t>1</w:t>
      </w:r>
      <w:r w:rsidRPr="00E44895">
        <w:rPr>
          <w:b/>
          <w:bCs/>
          <w:lang w:val="vi-VN"/>
        </w:rPr>
        <w:t xml:space="preserve">. CHUẨN BỊ </w:t>
      </w:r>
      <w:r w:rsidRPr="00561352">
        <w:rPr>
          <w:b/>
          <w:bCs/>
          <w:lang w:val="vi-VN"/>
        </w:rPr>
        <w:t xml:space="preserve">TỆP </w:t>
      </w:r>
      <w:r w:rsidRPr="00E44895">
        <w:rPr>
          <w:b/>
          <w:bCs/>
          <w:lang w:val="vi-VN"/>
        </w:rPr>
        <w:t>BIÊN BẢN THI</w:t>
      </w:r>
      <w:r w:rsidRPr="00561352">
        <w:rPr>
          <w:b/>
          <w:bCs/>
          <w:lang w:val="vi-VN"/>
        </w:rPr>
        <w:t xml:space="preserve"> VÀ VIDEO GIÁM SÁT</w:t>
      </w:r>
    </w:p>
    <w:p w14:paraId="35494AFD" w14:textId="77777777" w:rsidR="00D35811" w:rsidRDefault="00D35811" w:rsidP="00D35811">
      <w:pPr>
        <w:spacing w:line="300" w:lineRule="auto"/>
        <w:ind w:firstLine="567"/>
        <w:jc w:val="both"/>
        <w:rPr>
          <w:lang w:val="vi-VN"/>
        </w:rPr>
      </w:pPr>
      <w:r w:rsidRPr="00911403">
        <w:rPr>
          <w:lang w:val="vi-VN"/>
        </w:rPr>
        <w:t>Tại m</w:t>
      </w:r>
      <w:r w:rsidRPr="000B16E2">
        <w:rPr>
          <w:lang w:val="vi-VN"/>
        </w:rPr>
        <w:t xml:space="preserve">ỗi </w:t>
      </w:r>
      <w:r w:rsidRPr="00FD4E01">
        <w:rPr>
          <w:lang w:val="vi-VN"/>
        </w:rPr>
        <w:t>khung giờ thi/mỗi phòng</w:t>
      </w:r>
      <w:r w:rsidRPr="000B16E2">
        <w:rPr>
          <w:lang w:val="vi-VN"/>
        </w:rPr>
        <w:t xml:space="preserve"> thi</w:t>
      </w:r>
      <w:r w:rsidRPr="00911403">
        <w:rPr>
          <w:lang w:val="vi-VN"/>
        </w:rPr>
        <w:t>, Hội đồng thi</w:t>
      </w:r>
      <w:r w:rsidRPr="000B16E2">
        <w:rPr>
          <w:lang w:val="vi-VN"/>
        </w:rPr>
        <w:t xml:space="preserve"> lập </w:t>
      </w:r>
      <w:r w:rsidRPr="00FF509E">
        <w:rPr>
          <w:b/>
          <w:bCs/>
          <w:lang w:val="vi-VN"/>
        </w:rPr>
        <w:t>01 (một) Biên bản thi</w:t>
      </w:r>
      <w:r w:rsidRPr="00FD4E01">
        <w:rPr>
          <w:lang w:val="vi-VN"/>
        </w:rPr>
        <w:t xml:space="preserve"> và </w:t>
      </w:r>
      <w:r w:rsidRPr="00911403">
        <w:rPr>
          <w:lang w:val="vi-VN"/>
        </w:rPr>
        <w:t xml:space="preserve">có </w:t>
      </w:r>
      <w:r>
        <w:rPr>
          <w:b/>
          <w:lang w:val="vi-VN"/>
        </w:rPr>
        <w:t>01 (một)</w:t>
      </w:r>
      <w:r w:rsidRPr="00FD4E01">
        <w:rPr>
          <w:b/>
          <w:lang w:val="vi-VN"/>
        </w:rPr>
        <w:t xml:space="preserve"> video giám sát</w:t>
      </w:r>
      <w:r w:rsidRPr="000B16E2">
        <w:rPr>
          <w:b/>
          <w:lang w:val="vi-VN"/>
        </w:rPr>
        <w:t>.</w:t>
      </w:r>
    </w:p>
    <w:p w14:paraId="57CE91F8" w14:textId="77777777" w:rsidR="00D35811" w:rsidRPr="005C589B" w:rsidRDefault="00D35811" w:rsidP="00D35811">
      <w:pPr>
        <w:spacing w:line="300" w:lineRule="auto"/>
        <w:ind w:firstLine="567"/>
        <w:jc w:val="both"/>
        <w:rPr>
          <w:b/>
          <w:bCs/>
          <w:lang w:val="vi-VN"/>
        </w:rPr>
      </w:pPr>
      <w:r w:rsidRPr="005C589B">
        <w:rPr>
          <w:b/>
          <w:bCs/>
          <w:lang w:val="vi-VN"/>
        </w:rPr>
        <w:t>a. Đối với Biên bản thi</w:t>
      </w:r>
    </w:p>
    <w:p w14:paraId="2AC2AA91" w14:textId="77777777" w:rsidR="00D35811" w:rsidRPr="00FD4E01" w:rsidRDefault="00D35811" w:rsidP="00D35811">
      <w:pPr>
        <w:spacing w:line="300" w:lineRule="auto"/>
        <w:ind w:firstLine="567"/>
        <w:jc w:val="both"/>
        <w:rPr>
          <w:lang w:val="vi-VN"/>
        </w:rPr>
      </w:pPr>
      <w:r w:rsidRPr="000B16E2">
        <w:rPr>
          <w:lang w:val="vi-VN"/>
        </w:rPr>
        <w:t xml:space="preserve">- </w:t>
      </w:r>
      <w:r w:rsidRPr="002B22E6">
        <w:rPr>
          <w:lang w:val="vi-VN"/>
        </w:rPr>
        <w:t xml:space="preserve">Sau khi đăng ký danh sách học sinh dự thi thành công, </w:t>
      </w:r>
      <w:r w:rsidRPr="00CF4F93">
        <w:rPr>
          <w:lang w:val="vi-VN"/>
        </w:rPr>
        <w:t>g</w:t>
      </w:r>
      <w:r w:rsidRPr="002B22E6">
        <w:rPr>
          <w:lang w:val="vi-VN"/>
        </w:rPr>
        <w:t>iáo viên quản trị</w:t>
      </w:r>
      <w:r w:rsidRPr="00F57AE3">
        <w:rPr>
          <w:lang w:val="vi-VN"/>
        </w:rPr>
        <w:t xml:space="preserve"> trường</w:t>
      </w:r>
      <w:r w:rsidRPr="002B22E6">
        <w:rPr>
          <w:lang w:val="vi-VN"/>
        </w:rPr>
        <w:t xml:space="preserve"> truy cập mục </w:t>
      </w:r>
      <w:r w:rsidRPr="00FD7AB2">
        <w:rPr>
          <w:b/>
          <w:bCs/>
          <w:lang w:val="vi-VN"/>
        </w:rPr>
        <w:t>Biên bản thi</w:t>
      </w:r>
      <w:r w:rsidRPr="00780895">
        <w:rPr>
          <w:lang w:val="vi-VN"/>
        </w:rPr>
        <w:t xml:space="preserve">, </w:t>
      </w:r>
      <w:r w:rsidRPr="00F57AE3">
        <w:rPr>
          <w:lang w:val="vi-VN"/>
        </w:rPr>
        <w:t>sử dụng chức năng</w:t>
      </w:r>
      <w:r w:rsidRPr="002B22E6">
        <w:rPr>
          <w:lang w:val="vi-VN"/>
        </w:rPr>
        <w:t xml:space="preserve"> </w:t>
      </w:r>
      <w:r w:rsidRPr="00F57AE3">
        <w:rPr>
          <w:b/>
          <w:bCs/>
          <w:lang w:val="vi-VN"/>
        </w:rPr>
        <w:t>Tạo và Tải Biên bản thi</w:t>
      </w:r>
      <w:r w:rsidRPr="00FD7AB2">
        <w:rPr>
          <w:lang w:val="vi-VN"/>
        </w:rPr>
        <w:t xml:space="preserve"> </w:t>
      </w:r>
      <w:r w:rsidRPr="00F57AE3">
        <w:rPr>
          <w:lang w:val="vi-VN"/>
        </w:rPr>
        <w:t xml:space="preserve">để </w:t>
      </w:r>
      <w:r w:rsidRPr="00780895">
        <w:rPr>
          <w:lang w:val="vi-VN"/>
        </w:rPr>
        <w:t>nhận</w:t>
      </w:r>
      <w:r w:rsidRPr="00F57AE3">
        <w:rPr>
          <w:lang w:val="vi-VN"/>
        </w:rPr>
        <w:t xml:space="preserve"> </w:t>
      </w:r>
      <w:r w:rsidRPr="00780895">
        <w:rPr>
          <w:lang w:val="vi-VN"/>
        </w:rPr>
        <w:t>tệp Biên bản thi</w:t>
      </w:r>
      <w:r w:rsidRPr="00F57AE3">
        <w:rPr>
          <w:lang w:val="vi-VN"/>
        </w:rPr>
        <w:t xml:space="preserve"> </w:t>
      </w:r>
      <w:r w:rsidRPr="00FD7AB2">
        <w:rPr>
          <w:lang w:val="vi-VN"/>
        </w:rPr>
        <w:t xml:space="preserve">phục vụ cho kỳ thi chính thức cấp trường. Mẫu </w:t>
      </w:r>
      <w:r w:rsidRPr="00F57AE3">
        <w:rPr>
          <w:b/>
          <w:bCs/>
          <w:lang w:val="vi-VN"/>
        </w:rPr>
        <w:t>Biên bản sự cố</w:t>
      </w:r>
      <w:r w:rsidRPr="00FD7AB2">
        <w:rPr>
          <w:lang w:val="vi-VN"/>
        </w:rPr>
        <w:t xml:space="preserve"> cũng được cung cấp tại mục này.</w:t>
      </w:r>
    </w:p>
    <w:p w14:paraId="09163D7E" w14:textId="77777777" w:rsidR="00D35811" w:rsidRDefault="00D35811" w:rsidP="00D35811">
      <w:pPr>
        <w:spacing w:line="300" w:lineRule="auto"/>
        <w:ind w:firstLine="567"/>
        <w:jc w:val="both"/>
        <w:rPr>
          <w:lang w:val="vi-VN"/>
        </w:rPr>
      </w:pPr>
      <w:r w:rsidRPr="000B16E2">
        <w:rPr>
          <w:lang w:val="vi-VN"/>
        </w:rPr>
        <w:t xml:space="preserve">- </w:t>
      </w:r>
      <w:r w:rsidRPr="00C26CB7">
        <w:rPr>
          <w:lang w:val="vi-VN"/>
        </w:rPr>
        <w:t>Biên bản thi gồm ID, thông tin học sinh, điểm và thời gian thi của từng thí sinh.</w:t>
      </w:r>
      <w:r w:rsidRPr="00FD4E01">
        <w:rPr>
          <w:lang w:val="vi-VN"/>
        </w:rPr>
        <w:t> </w:t>
      </w:r>
      <w:r w:rsidRPr="00FD4E01">
        <w:rPr>
          <w:b/>
          <w:bCs/>
          <w:lang w:val="vi-VN"/>
        </w:rPr>
        <w:t xml:space="preserve">Biên bản thi phải có chữ ký của thí sinh, </w:t>
      </w:r>
      <w:r w:rsidRPr="001F7176">
        <w:rPr>
          <w:b/>
          <w:bCs/>
          <w:lang w:val="vi-VN"/>
        </w:rPr>
        <w:t>cán bộ coi thi</w:t>
      </w:r>
      <w:r w:rsidRPr="00C51065">
        <w:rPr>
          <w:b/>
          <w:bCs/>
          <w:lang w:val="vi-VN"/>
        </w:rPr>
        <w:t>, được ký và đóng</w:t>
      </w:r>
      <w:r w:rsidRPr="00FD4E01">
        <w:rPr>
          <w:b/>
          <w:bCs/>
          <w:lang w:val="vi-VN"/>
        </w:rPr>
        <w:t xml:space="preserve"> dấu xác nhận của Hội đồng thi</w:t>
      </w:r>
      <w:r w:rsidRPr="00B71938">
        <w:rPr>
          <w:b/>
          <w:bCs/>
          <w:lang w:val="vi-VN"/>
        </w:rPr>
        <w:t xml:space="preserve"> sau khi hoàn thành ca thi cuối cùng do Hội đồng thi tổ chức</w:t>
      </w:r>
      <w:r w:rsidRPr="00FD4E01">
        <w:rPr>
          <w:lang w:val="vi-VN"/>
        </w:rPr>
        <w:t>.</w:t>
      </w:r>
    </w:p>
    <w:p w14:paraId="3541C2D2" w14:textId="77777777" w:rsidR="00D35811" w:rsidRPr="00A01929" w:rsidRDefault="00D35811" w:rsidP="00D35811">
      <w:pPr>
        <w:spacing w:line="300" w:lineRule="auto"/>
        <w:ind w:firstLine="567"/>
        <w:rPr>
          <w:color w:val="000000" w:themeColor="text1"/>
          <w:lang w:val="vi-VN"/>
        </w:rPr>
      </w:pPr>
      <w:r w:rsidRPr="00B71938">
        <w:rPr>
          <w:lang w:val="vi-VN"/>
        </w:rPr>
        <w:t xml:space="preserve">- </w:t>
      </w:r>
      <w:r w:rsidRPr="00FD4E01">
        <w:rPr>
          <w:color w:val="000000" w:themeColor="text1"/>
          <w:lang w:val="vi-VN"/>
        </w:rPr>
        <w:t xml:space="preserve">Biên bản thi </w:t>
      </w:r>
      <w:r w:rsidRPr="00FF509E">
        <w:rPr>
          <w:color w:val="000000" w:themeColor="text1"/>
          <w:lang w:val="vi-VN"/>
        </w:rPr>
        <w:t xml:space="preserve">nộp lên hệ thống </w:t>
      </w:r>
      <w:r w:rsidRPr="00FD4E01">
        <w:rPr>
          <w:color w:val="000000" w:themeColor="text1"/>
          <w:lang w:val="vi-VN"/>
        </w:rPr>
        <w:t>phải được chụp/scan rõ nét,</w:t>
      </w:r>
      <w:r w:rsidRPr="00A01929">
        <w:rPr>
          <w:color w:val="000000" w:themeColor="text1"/>
          <w:lang w:val="vi-VN"/>
        </w:rPr>
        <w:t xml:space="preserve"> đúng chiều văn bản</w:t>
      </w:r>
      <w:r w:rsidRPr="00682022">
        <w:rPr>
          <w:color w:val="000000" w:themeColor="text1"/>
          <w:lang w:val="vi-VN"/>
        </w:rPr>
        <w:t>,</w:t>
      </w:r>
      <w:r w:rsidRPr="00FD4E01">
        <w:rPr>
          <w:color w:val="000000" w:themeColor="text1"/>
          <w:lang w:val="vi-VN"/>
        </w:rPr>
        <w:t xml:space="preserve"> định dạng </w:t>
      </w:r>
      <w:r w:rsidRPr="00682022">
        <w:rPr>
          <w:color w:val="000000" w:themeColor="text1"/>
          <w:lang w:val="vi-VN"/>
        </w:rPr>
        <w:t xml:space="preserve">tệp </w:t>
      </w:r>
      <w:r w:rsidRPr="00FD4E01">
        <w:rPr>
          <w:color w:val="000000" w:themeColor="text1"/>
          <w:lang w:val="vi-VN"/>
        </w:rPr>
        <w:t>PDF/JPG/PNG</w:t>
      </w:r>
      <w:r w:rsidRPr="00170AB9">
        <w:rPr>
          <w:color w:val="000000" w:themeColor="text1"/>
          <w:lang w:val="vi-VN"/>
        </w:rPr>
        <w:t xml:space="preserve">, </w:t>
      </w:r>
      <w:r w:rsidRPr="00A01929">
        <w:rPr>
          <w:color w:val="000000" w:themeColor="text1"/>
          <w:lang w:val="vi-VN"/>
        </w:rPr>
        <w:t>và</w:t>
      </w:r>
      <w:r w:rsidRPr="006C4145">
        <w:rPr>
          <w:color w:val="000000" w:themeColor="text1"/>
          <w:lang w:val="vi-VN"/>
        </w:rPr>
        <w:t xml:space="preserve"> đặt tên theo mẫu: </w:t>
      </w:r>
      <w:r w:rsidRPr="006C4145">
        <w:rPr>
          <w:b/>
          <w:color w:val="000000" w:themeColor="text1"/>
          <w:lang w:val="vi-VN"/>
        </w:rPr>
        <w:t>ID giáo viên_Khối_Ca thi_Phòng thi_BBT</w:t>
      </w:r>
      <w:r w:rsidRPr="00A01929">
        <w:rPr>
          <w:color w:val="000000" w:themeColor="text1"/>
          <w:lang w:val="vi-VN"/>
        </w:rPr>
        <w:t>.</w:t>
      </w:r>
    </w:p>
    <w:p w14:paraId="36DBC709" w14:textId="77777777" w:rsidR="00D35811" w:rsidRDefault="00D35811" w:rsidP="00D35811">
      <w:pPr>
        <w:spacing w:line="300" w:lineRule="auto"/>
        <w:ind w:firstLine="567"/>
        <w:rPr>
          <w:lang w:val="vi-VN"/>
        </w:rPr>
      </w:pPr>
      <w:r w:rsidRPr="006C4145">
        <w:rPr>
          <w:lang w:val="vi-VN"/>
        </w:rPr>
        <w:t xml:space="preserve">Ví dụ: </w:t>
      </w:r>
      <w:r w:rsidRPr="006C4145">
        <w:rPr>
          <w:color w:val="000000" w:themeColor="text1"/>
          <w:lang w:val="vi-VN"/>
        </w:rPr>
        <w:t>ID1290000000_K4_Ca2_ P06</w:t>
      </w:r>
      <w:r w:rsidRPr="006C4145">
        <w:rPr>
          <w:lang w:val="vi-VN"/>
        </w:rPr>
        <w:t>_BBT</w:t>
      </w:r>
    </w:p>
    <w:p w14:paraId="286F6875" w14:textId="77777777" w:rsidR="00D35811" w:rsidRPr="00E211FE" w:rsidRDefault="00D35811" w:rsidP="00D35811">
      <w:pPr>
        <w:spacing w:line="300" w:lineRule="auto"/>
        <w:ind w:firstLine="567"/>
      </w:pPr>
    </w:p>
    <w:p w14:paraId="55070F38" w14:textId="77777777" w:rsidR="00D35811" w:rsidRPr="005C589B" w:rsidRDefault="00D35811" w:rsidP="00D35811">
      <w:pPr>
        <w:spacing w:line="300" w:lineRule="auto"/>
        <w:ind w:firstLine="567"/>
        <w:rPr>
          <w:b/>
          <w:bCs/>
          <w:lang w:val="vi-VN"/>
        </w:rPr>
      </w:pPr>
      <w:r w:rsidRPr="005C589B">
        <w:rPr>
          <w:b/>
          <w:bCs/>
          <w:lang w:val="vi-VN"/>
        </w:rPr>
        <w:t>b. Đối với video giám sát</w:t>
      </w:r>
    </w:p>
    <w:p w14:paraId="0ADFB276" w14:textId="77777777" w:rsidR="00D35811" w:rsidRPr="00FD4E01" w:rsidRDefault="00D35811" w:rsidP="00D35811">
      <w:pPr>
        <w:spacing w:line="300" w:lineRule="auto"/>
        <w:ind w:firstLine="567"/>
        <w:jc w:val="both"/>
        <w:rPr>
          <w:color w:val="000000" w:themeColor="text1"/>
          <w:lang w:val="vi-VN"/>
        </w:rPr>
      </w:pPr>
      <w:r w:rsidRPr="0069499C">
        <w:rPr>
          <w:spacing w:val="-4"/>
          <w:lang w:val="vi-VN"/>
        </w:rPr>
        <w:t xml:space="preserve">- </w:t>
      </w:r>
      <w:r w:rsidRPr="00FD4E01">
        <w:rPr>
          <w:spacing w:val="-4"/>
          <w:lang w:val="vi-VN"/>
        </w:rPr>
        <w:t xml:space="preserve">Hội đồng thi chủ động lựa chọn thiết bị và phương thức quay video phù hợp với điều kiện của mình, tuy nhiên </w:t>
      </w:r>
      <w:r w:rsidRPr="00FD4E01">
        <w:rPr>
          <w:b/>
          <w:spacing w:val="-4"/>
          <w:lang w:val="vi-VN"/>
        </w:rPr>
        <w:t>không được sử dụng hình thức phát trực tiếp</w:t>
      </w:r>
      <w:r w:rsidRPr="00FD4E01">
        <w:rPr>
          <w:spacing w:val="-4"/>
          <w:lang w:val="vi-VN"/>
        </w:rPr>
        <w:t xml:space="preserve"> </w:t>
      </w:r>
      <w:r w:rsidRPr="00FD4E01">
        <w:rPr>
          <w:color w:val="000000" w:themeColor="text1"/>
          <w:lang w:val="vi-VN"/>
        </w:rPr>
        <w:t>trên bất cứ nền tảng nào trên Internet (Youtube, Facebook, Tiktok...) để tránh trường hợp lộ đề thi và thông tin học sinh.</w:t>
      </w:r>
    </w:p>
    <w:p w14:paraId="42CE078C" w14:textId="77777777" w:rsidR="00D35811" w:rsidRPr="007C5CAA" w:rsidRDefault="00D35811" w:rsidP="00D35811">
      <w:pPr>
        <w:spacing w:line="300" w:lineRule="auto"/>
        <w:ind w:firstLine="567"/>
        <w:jc w:val="both"/>
        <w:rPr>
          <w:color w:val="000000" w:themeColor="text1"/>
          <w:lang w:val="vi-VN"/>
        </w:rPr>
      </w:pPr>
      <w:r w:rsidRPr="00FD4E01">
        <w:rPr>
          <w:color w:val="000000" w:themeColor="text1"/>
          <w:lang w:val="vi-VN"/>
        </w:rPr>
        <w:t>+ Video có chất lượng âm thanh và hình ảnh rõ ràng, bao quát được phòng thi.</w:t>
      </w:r>
    </w:p>
    <w:p w14:paraId="750465EA" w14:textId="77777777" w:rsidR="00D35811" w:rsidRPr="00FD4E01" w:rsidRDefault="00D35811" w:rsidP="00D35811">
      <w:pPr>
        <w:spacing w:line="300" w:lineRule="auto"/>
        <w:ind w:firstLine="567"/>
        <w:jc w:val="both"/>
        <w:rPr>
          <w:color w:val="000000" w:themeColor="text1"/>
          <w:lang w:val="vi-VN"/>
        </w:rPr>
      </w:pPr>
      <w:r w:rsidRPr="00FD4E01">
        <w:rPr>
          <w:color w:val="000000" w:themeColor="text1"/>
          <w:lang w:val="vi-VN"/>
        </w:rPr>
        <w:t xml:space="preserve">+ Thời lượng của mỗi video được tính từ khi bắt đầu khung giờ thi (học sinh bắt đầu vào thi) đến khi học sinh cuối cùng của khung giờ thi trong phòng thi đó kết thúc làm bài. Hội đồng thi phải đảm bảo video trong link nộp lên hệ thống có thời lượng xuyên suốt và đầy đủ cho khung giờ thi đó. </w:t>
      </w:r>
    </w:p>
    <w:p w14:paraId="44C6BCF7" w14:textId="77777777" w:rsidR="00D35811" w:rsidRPr="00FD4E01" w:rsidRDefault="00D35811" w:rsidP="00D35811">
      <w:pPr>
        <w:spacing w:line="300" w:lineRule="auto"/>
        <w:ind w:firstLine="567"/>
        <w:rPr>
          <w:color w:val="000000" w:themeColor="text1"/>
          <w:lang w:val="vi-VN"/>
        </w:rPr>
      </w:pPr>
      <w:r w:rsidRPr="00FD4E01">
        <w:rPr>
          <w:color w:val="000000" w:themeColor="text1"/>
          <w:lang w:val="vi-VN"/>
        </w:rPr>
        <w:t>+ Video đặt tên theo ID giáo viên/ID Quản lý_Khối_Ca thi_Phòng thi</w:t>
      </w:r>
      <w:r w:rsidRPr="00AD7812">
        <w:rPr>
          <w:color w:val="000000" w:themeColor="text1"/>
          <w:lang w:val="vi-VN"/>
        </w:rPr>
        <w:t>_VD</w:t>
      </w:r>
      <w:r w:rsidRPr="00FD4E01">
        <w:rPr>
          <w:color w:val="000000" w:themeColor="text1"/>
          <w:lang w:val="vi-VN"/>
        </w:rPr>
        <w:t>.</w:t>
      </w:r>
    </w:p>
    <w:p w14:paraId="174C2C6B" w14:textId="77777777" w:rsidR="00D35811" w:rsidRPr="00FD4E01" w:rsidRDefault="00D35811" w:rsidP="00D35811">
      <w:pPr>
        <w:spacing w:line="300" w:lineRule="auto"/>
        <w:ind w:firstLine="567"/>
        <w:rPr>
          <w:b/>
          <w:lang w:val="vi-VN"/>
        </w:rPr>
      </w:pPr>
      <w:r w:rsidRPr="00FD4E01">
        <w:rPr>
          <w:lang w:val="vi-VN"/>
        </w:rPr>
        <w:t xml:space="preserve">Ví dụ: </w:t>
      </w:r>
      <w:r w:rsidRPr="00B226C8">
        <w:rPr>
          <w:b/>
          <w:color w:val="000000" w:themeColor="text1"/>
          <w:lang w:val="vi-VN"/>
        </w:rPr>
        <w:t>ID1290000000_K4_Ca2_ P06</w:t>
      </w:r>
      <w:r>
        <w:rPr>
          <w:b/>
          <w:color w:val="000000" w:themeColor="text1"/>
        </w:rPr>
        <w:t>_VD</w:t>
      </w:r>
      <w:r w:rsidRPr="00FD4E01">
        <w:rPr>
          <w:b/>
          <w:lang w:val="vi-VN"/>
        </w:rPr>
        <w:t>.</w:t>
      </w:r>
    </w:p>
    <w:p w14:paraId="6050D2CB" w14:textId="77777777" w:rsidR="00D35811" w:rsidRDefault="00D35811" w:rsidP="00D35811">
      <w:pPr>
        <w:spacing w:line="300" w:lineRule="auto"/>
        <w:ind w:firstLine="567"/>
        <w:rPr>
          <w:spacing w:val="-4"/>
          <w:lang w:val="vi-VN"/>
        </w:rPr>
      </w:pPr>
      <w:r w:rsidRPr="00FD4E01">
        <w:rPr>
          <w:b/>
          <w:lang w:val="vi-VN"/>
        </w:rPr>
        <w:t xml:space="preserve">+ </w:t>
      </w:r>
      <w:r w:rsidRPr="00B226C8">
        <w:rPr>
          <w:color w:val="000000" w:themeColor="text1"/>
          <w:lang w:val="vi-VN"/>
        </w:rPr>
        <w:t>Các tệp video ghi hình phòng thi</w:t>
      </w:r>
      <w:r w:rsidRPr="00FD4E01">
        <w:rPr>
          <w:spacing w:val="-4"/>
          <w:lang w:val="vi-VN"/>
        </w:rPr>
        <w:t xml:space="preserve"> </w:t>
      </w:r>
      <w:r w:rsidRPr="00B226C8">
        <w:rPr>
          <w:b/>
          <w:color w:val="000000" w:themeColor="text1"/>
          <w:lang w:val="vi-VN"/>
        </w:rPr>
        <w:t>không được nén</w:t>
      </w:r>
      <w:r w:rsidRPr="00FD4E01">
        <w:rPr>
          <w:spacing w:val="-4"/>
          <w:lang w:val="vi-VN"/>
        </w:rPr>
        <w:t xml:space="preserve"> </w:t>
      </w:r>
      <w:r w:rsidRPr="00B226C8">
        <w:rPr>
          <w:lang w:val="vi-VN"/>
        </w:rPr>
        <w:t>(định dạng RAR, ZIP,...), được tải lên</w:t>
      </w:r>
      <w:r w:rsidRPr="00FD4E01">
        <w:rPr>
          <w:spacing w:val="-4"/>
          <w:lang w:val="vi-VN"/>
        </w:rPr>
        <w:t xml:space="preserve"> </w:t>
      </w:r>
      <w:r w:rsidRPr="00B226C8">
        <w:rPr>
          <w:b/>
          <w:color w:val="000000" w:themeColor="text1"/>
          <w:lang w:val="vi-VN"/>
        </w:rPr>
        <w:t>trong cùng một thư mục trên Google Drive</w:t>
      </w:r>
      <w:r w:rsidRPr="00FD4E01">
        <w:rPr>
          <w:spacing w:val="-4"/>
          <w:lang w:val="vi-VN"/>
        </w:rPr>
        <w:t xml:space="preserve"> </w:t>
      </w:r>
      <w:r w:rsidRPr="00B226C8">
        <w:rPr>
          <w:lang w:val="vi-VN"/>
        </w:rPr>
        <w:t>hoặc</w:t>
      </w:r>
      <w:r w:rsidRPr="00FD4E01">
        <w:rPr>
          <w:spacing w:val="-4"/>
          <w:lang w:val="vi-VN"/>
        </w:rPr>
        <w:t xml:space="preserve"> </w:t>
      </w:r>
      <w:r w:rsidRPr="00B226C8">
        <w:rPr>
          <w:b/>
          <w:color w:val="000000" w:themeColor="text1"/>
          <w:lang w:val="vi-VN"/>
        </w:rPr>
        <w:t>Youtube</w:t>
      </w:r>
      <w:r w:rsidRPr="00FD4E01">
        <w:rPr>
          <w:spacing w:val="-4"/>
          <w:lang w:val="vi-VN"/>
        </w:rPr>
        <w:t xml:space="preserve"> </w:t>
      </w:r>
      <w:r w:rsidRPr="00B226C8">
        <w:rPr>
          <w:lang w:val="vi-VN"/>
        </w:rPr>
        <w:t>và cài đặt</w:t>
      </w:r>
      <w:r w:rsidRPr="00FD4E01">
        <w:rPr>
          <w:spacing w:val="-4"/>
          <w:lang w:val="vi-VN"/>
        </w:rPr>
        <w:t xml:space="preserve"> </w:t>
      </w:r>
      <w:r w:rsidRPr="00B226C8">
        <w:rPr>
          <w:b/>
          <w:color w:val="000000" w:themeColor="text1"/>
          <w:lang w:val="vi-VN"/>
        </w:rPr>
        <w:t>chế độ xem công khai</w:t>
      </w:r>
      <w:r w:rsidRPr="00FD4E01">
        <w:rPr>
          <w:spacing w:val="-4"/>
          <w:lang w:val="vi-VN"/>
        </w:rPr>
        <w:t>.</w:t>
      </w:r>
    </w:p>
    <w:p w14:paraId="17B3B25B" w14:textId="77777777" w:rsidR="00D35811" w:rsidRDefault="00D35811" w:rsidP="00D35811">
      <w:pPr>
        <w:spacing w:line="300" w:lineRule="auto"/>
        <w:ind w:firstLine="567"/>
        <w:rPr>
          <w:b/>
          <w:bCs/>
          <w:lang w:val="vi-VN"/>
        </w:rPr>
      </w:pPr>
    </w:p>
    <w:p w14:paraId="63CE0328" w14:textId="77777777" w:rsidR="00D35811" w:rsidRPr="00D94A09" w:rsidRDefault="00D35811" w:rsidP="00D35811">
      <w:pPr>
        <w:spacing w:line="300" w:lineRule="auto"/>
        <w:ind w:firstLine="567"/>
        <w:rPr>
          <w:b/>
          <w:bCs/>
          <w:lang w:val="vi-VN"/>
        </w:rPr>
      </w:pPr>
      <w:r w:rsidRPr="00D94A09">
        <w:rPr>
          <w:b/>
          <w:bCs/>
          <w:lang w:val="vi-VN"/>
        </w:rPr>
        <w:t>c. Đối với Biên bản sự cố</w:t>
      </w:r>
    </w:p>
    <w:p w14:paraId="715BF4EA" w14:textId="77777777" w:rsidR="00D35811" w:rsidRDefault="00D35811" w:rsidP="00D35811">
      <w:pPr>
        <w:spacing w:line="300" w:lineRule="auto"/>
        <w:ind w:firstLine="567"/>
        <w:jc w:val="both"/>
        <w:rPr>
          <w:color w:val="000000" w:themeColor="text1"/>
          <w:lang w:val="vi-VN"/>
        </w:rPr>
      </w:pPr>
      <w:r w:rsidRPr="00060E72">
        <w:rPr>
          <w:lang w:val="vi-VN"/>
        </w:rPr>
        <w:t xml:space="preserve">- </w:t>
      </w:r>
      <w:r w:rsidRPr="00FD4E01">
        <w:rPr>
          <w:color w:val="000000" w:themeColor="text1"/>
          <w:lang w:val="vi-VN"/>
        </w:rPr>
        <w:t>Các trường hợp thí sinh dự thi gặp sự cố và phải thi lại, Hội đồng thi cần nêu cụ thể trong Biên bản sự cố. Căn cứ mô tả trong Biên bản</w:t>
      </w:r>
      <w:r w:rsidRPr="00B226C8">
        <w:rPr>
          <w:color w:val="000000" w:themeColor="text1"/>
          <w:lang w:val="vi-VN"/>
        </w:rPr>
        <w:t xml:space="preserve"> sự cố, BTC sẽ thực hiện đối chiếu với hoạt động của tài khoản trên hệ thống để quyết định có ghi nhận kết quả của tài khoản hay không</w:t>
      </w:r>
      <w:r w:rsidRPr="00C23BC0">
        <w:rPr>
          <w:color w:val="000000" w:themeColor="text1"/>
          <w:lang w:val="vi-VN"/>
        </w:rPr>
        <w:t>.</w:t>
      </w:r>
    </w:p>
    <w:p w14:paraId="6FCF979C" w14:textId="77777777" w:rsidR="00D35811" w:rsidRPr="00FD4E01" w:rsidRDefault="00D35811" w:rsidP="00D35811">
      <w:pPr>
        <w:spacing w:line="300" w:lineRule="auto"/>
        <w:ind w:firstLine="567"/>
        <w:rPr>
          <w:color w:val="000000" w:themeColor="text1"/>
          <w:lang w:val="vi-VN"/>
        </w:rPr>
      </w:pPr>
      <w:r w:rsidRPr="00433121">
        <w:rPr>
          <w:color w:val="000000" w:themeColor="text1"/>
          <w:lang w:val="vi-VN"/>
        </w:rPr>
        <w:t xml:space="preserve">- </w:t>
      </w:r>
      <w:r w:rsidRPr="00FD4E01">
        <w:rPr>
          <w:color w:val="000000" w:themeColor="text1"/>
          <w:lang w:val="vi-VN"/>
        </w:rPr>
        <w:t xml:space="preserve">Với các Hội đồng thi có </w:t>
      </w:r>
      <w:r>
        <w:rPr>
          <w:color w:val="000000" w:themeColor="text1"/>
          <w:lang w:val="vi-VN"/>
        </w:rPr>
        <w:t>02 (hai)</w:t>
      </w:r>
      <w:r w:rsidRPr="00FD4E01">
        <w:rPr>
          <w:color w:val="000000" w:themeColor="text1"/>
          <w:lang w:val="vi-VN"/>
        </w:rPr>
        <w:t xml:space="preserve"> hay nhiều thí sinh dự thi cùng khối lớp có tên giống nhau và cùng học tại một Nhà trường, vui lòng đính kèm bản scan/ảnh chụp rõ nét xác nhận của Nhà trường hoặc bản sao Giấy khai sinh của các thí sinh này </w:t>
      </w:r>
      <w:r w:rsidRPr="00E31592">
        <w:rPr>
          <w:color w:val="000000" w:themeColor="text1"/>
          <w:lang w:val="vi-VN"/>
        </w:rPr>
        <w:t xml:space="preserve">cùng </w:t>
      </w:r>
      <w:r w:rsidRPr="00B97879">
        <w:rPr>
          <w:color w:val="000000" w:themeColor="text1"/>
          <w:lang w:val="vi-VN"/>
        </w:rPr>
        <w:t xml:space="preserve">Biên bản sự cố </w:t>
      </w:r>
      <w:r w:rsidRPr="00FD4E01">
        <w:rPr>
          <w:color w:val="000000" w:themeColor="text1"/>
          <w:lang w:val="vi-VN"/>
        </w:rPr>
        <w:t>để BTC có căn cứ công nhận kết quả không vi phạm quy chế thi (thí sinh thi nhiều tài khoản trên cùng một khối lớp).</w:t>
      </w:r>
    </w:p>
    <w:p w14:paraId="09F83D60" w14:textId="77777777" w:rsidR="00D35811" w:rsidRDefault="00D35811" w:rsidP="00D35811">
      <w:pPr>
        <w:spacing w:line="300" w:lineRule="auto"/>
        <w:ind w:firstLine="567"/>
        <w:jc w:val="both"/>
        <w:rPr>
          <w:color w:val="000000" w:themeColor="text1"/>
          <w:lang w:val="vi-VN"/>
        </w:rPr>
      </w:pPr>
    </w:p>
    <w:p w14:paraId="13574F8A" w14:textId="77777777" w:rsidR="00D35811" w:rsidRPr="00FF4AF9" w:rsidRDefault="00D35811" w:rsidP="00D35811">
      <w:pPr>
        <w:spacing w:line="300" w:lineRule="auto"/>
        <w:ind w:firstLine="567"/>
        <w:jc w:val="both"/>
        <w:rPr>
          <w:b/>
          <w:bCs/>
          <w:lang w:val="vi-VN"/>
        </w:rPr>
      </w:pPr>
      <w:r w:rsidRPr="00B10119">
        <w:rPr>
          <w:b/>
          <w:bCs/>
          <w:lang w:val="vi-VN"/>
        </w:rPr>
        <w:t>2</w:t>
      </w:r>
      <w:r w:rsidRPr="00FF4AF9">
        <w:rPr>
          <w:b/>
          <w:bCs/>
          <w:lang w:val="vi-VN"/>
        </w:rPr>
        <w:t>. THỜI GIAN VÀ CÁCH THỨC NỘP BIÊN BẢN THI VÀ VIDEO GIÁM SÁT</w:t>
      </w:r>
    </w:p>
    <w:p w14:paraId="17931570" w14:textId="77777777" w:rsidR="00D35811" w:rsidRPr="00380113" w:rsidRDefault="00D35811" w:rsidP="00D35811">
      <w:pPr>
        <w:spacing w:line="300" w:lineRule="auto"/>
        <w:ind w:firstLine="567"/>
        <w:jc w:val="both"/>
        <w:rPr>
          <w:lang w:val="vi-VN"/>
        </w:rPr>
      </w:pPr>
      <w:r w:rsidRPr="007546FB">
        <w:rPr>
          <w:lang w:val="vi-VN"/>
        </w:rPr>
        <w:t>-  Hội đồng</w:t>
      </w:r>
      <w:r w:rsidRPr="00380113">
        <w:rPr>
          <w:lang w:val="vi-VN"/>
        </w:rPr>
        <w:t xml:space="preserve"> </w:t>
      </w:r>
      <w:r w:rsidRPr="007546FB">
        <w:rPr>
          <w:lang w:val="vi-VN"/>
        </w:rPr>
        <w:t xml:space="preserve">thi nộp Biên bản thi (BBT) và link video giám sát qua </w:t>
      </w:r>
      <w:r w:rsidRPr="006C4145">
        <w:rPr>
          <w:color w:val="000000" w:themeColor="text1"/>
          <w:lang w:val="vi-VN"/>
        </w:rPr>
        <w:t>tài khoản giáo viên quản trị; tài khoản giáo viên trưởng cụm và tài khoản giáo viên được ủy quyền nộp BBT trong cụm</w:t>
      </w:r>
      <w:r w:rsidRPr="00380113">
        <w:rPr>
          <w:color w:val="000000" w:themeColor="text1"/>
          <w:lang w:val="vi-VN"/>
        </w:rPr>
        <w:t>.</w:t>
      </w:r>
    </w:p>
    <w:p w14:paraId="00AA14ED" w14:textId="77777777" w:rsidR="00D35811" w:rsidRDefault="00D35811" w:rsidP="00D35811">
      <w:pPr>
        <w:spacing w:line="300" w:lineRule="auto"/>
        <w:ind w:firstLine="567"/>
        <w:jc w:val="both"/>
        <w:rPr>
          <w:b/>
          <w:lang w:val="vi-VN"/>
        </w:rPr>
      </w:pPr>
      <w:r w:rsidRPr="00380113">
        <w:rPr>
          <w:lang w:val="vi-VN"/>
        </w:rPr>
        <w:t>- Thời gian hệ thống mở tính năng Nộp Biên bản thi</w:t>
      </w:r>
      <w:r w:rsidRPr="006C4145">
        <w:rPr>
          <w:color w:val="000000" w:themeColor="text1"/>
          <w:lang w:val="vi-VN"/>
        </w:rPr>
        <w:t>:</w:t>
      </w:r>
      <w:r w:rsidRPr="00FD4E01">
        <w:rPr>
          <w:lang w:val="vi-VN"/>
        </w:rPr>
        <w:t xml:space="preserve"> </w:t>
      </w:r>
      <w:r w:rsidRPr="00FD4E01">
        <w:rPr>
          <w:b/>
          <w:lang w:val="vi-VN"/>
        </w:rPr>
        <w:t>9h00 ngày 2</w:t>
      </w:r>
      <w:r w:rsidRPr="00170891">
        <w:rPr>
          <w:b/>
          <w:lang w:val="vi-VN"/>
        </w:rPr>
        <w:t>7</w:t>
      </w:r>
      <w:r w:rsidRPr="00FD4E01">
        <w:rPr>
          <w:b/>
          <w:lang w:val="vi-VN"/>
        </w:rPr>
        <w:t>/11/</w:t>
      </w:r>
      <w:r>
        <w:rPr>
          <w:b/>
          <w:lang w:val="vi-VN"/>
        </w:rPr>
        <w:t>2025</w:t>
      </w:r>
      <w:r w:rsidRPr="00FD4E01">
        <w:rPr>
          <w:lang w:val="vi-VN"/>
        </w:rPr>
        <w:t xml:space="preserve"> </w:t>
      </w:r>
      <w:r w:rsidRPr="004379DC">
        <w:rPr>
          <w:lang w:val="vi-VN"/>
        </w:rPr>
        <w:t>-</w:t>
      </w:r>
      <w:r w:rsidRPr="00FD4E01">
        <w:rPr>
          <w:lang w:val="vi-VN"/>
        </w:rPr>
        <w:t xml:space="preserve"> </w:t>
      </w:r>
      <w:r w:rsidRPr="00FD4E01">
        <w:rPr>
          <w:b/>
          <w:lang w:val="vi-VN"/>
        </w:rPr>
        <w:t>17h30 ngày 0</w:t>
      </w:r>
      <w:r w:rsidRPr="00170891">
        <w:rPr>
          <w:b/>
          <w:lang w:val="vi-VN"/>
        </w:rPr>
        <w:t>3</w:t>
      </w:r>
      <w:r w:rsidRPr="00FD4E01">
        <w:rPr>
          <w:b/>
          <w:lang w:val="vi-VN"/>
        </w:rPr>
        <w:t>/12/</w:t>
      </w:r>
      <w:r>
        <w:rPr>
          <w:b/>
          <w:lang w:val="vi-VN"/>
        </w:rPr>
        <w:t>2025</w:t>
      </w:r>
      <w:r w:rsidRPr="00380113">
        <w:rPr>
          <w:b/>
          <w:lang w:val="vi-VN"/>
        </w:rPr>
        <w:t>.</w:t>
      </w:r>
      <w:r w:rsidRPr="00FF4AF9">
        <w:rPr>
          <w:b/>
          <w:lang w:val="vi-VN"/>
        </w:rPr>
        <w:t xml:space="preserve"> </w:t>
      </w:r>
    </w:p>
    <w:p w14:paraId="17F17429" w14:textId="77777777" w:rsidR="00D35811" w:rsidRDefault="00D35811" w:rsidP="00D35811">
      <w:pPr>
        <w:spacing w:line="300" w:lineRule="auto"/>
        <w:ind w:firstLine="567"/>
        <w:jc w:val="both"/>
        <w:rPr>
          <w:color w:val="000000" w:themeColor="text1"/>
          <w:lang w:val="vi-VN"/>
        </w:rPr>
      </w:pPr>
      <w:r w:rsidRPr="00FF4AF9">
        <w:rPr>
          <w:b/>
          <w:lang w:val="vi-VN"/>
        </w:rPr>
        <w:t xml:space="preserve">- </w:t>
      </w:r>
      <w:r w:rsidRPr="006C4145">
        <w:rPr>
          <w:color w:val="000000" w:themeColor="text1"/>
          <w:lang w:val="vi-VN"/>
        </w:rPr>
        <w:t>Ngoài thời gian này, hệ thống không mở tính năng nộp Biên bản thi.</w:t>
      </w:r>
      <w:r w:rsidRPr="00FF4AF9">
        <w:rPr>
          <w:color w:val="000000" w:themeColor="text1"/>
          <w:lang w:val="vi-VN"/>
        </w:rPr>
        <w:t xml:space="preserve"> </w:t>
      </w:r>
    </w:p>
    <w:p w14:paraId="2501F4E1" w14:textId="77777777" w:rsidR="00D35811" w:rsidRPr="00FF4AF9" w:rsidRDefault="00D35811" w:rsidP="00D35811">
      <w:pPr>
        <w:spacing w:line="300" w:lineRule="auto"/>
        <w:ind w:firstLine="567"/>
        <w:jc w:val="both"/>
        <w:rPr>
          <w:lang w:val="vi-VN"/>
        </w:rPr>
      </w:pPr>
      <w:r w:rsidRPr="00FF4AF9">
        <w:rPr>
          <w:lang w:val="vi-VN"/>
        </w:rPr>
        <w:t xml:space="preserve">- </w:t>
      </w:r>
      <w:r w:rsidRPr="00FD4E01">
        <w:rPr>
          <w:lang w:val="vi-VN"/>
        </w:rPr>
        <w:t>BTC chỉ ghi nhận các BBT nộp thành công trên hệ thống trong thời gian quy định, không tiếp nhận BBT gửi qua các hình thức khác (email, bưu điện,...).</w:t>
      </w:r>
    </w:p>
    <w:p w14:paraId="571C329E" w14:textId="77777777" w:rsidR="00D35811" w:rsidRDefault="00D35811" w:rsidP="00D35811">
      <w:pPr>
        <w:spacing w:line="300" w:lineRule="auto"/>
        <w:ind w:firstLine="567"/>
        <w:jc w:val="both"/>
        <w:rPr>
          <w:color w:val="000000" w:themeColor="text1"/>
          <w:lang w:val="vi-VN"/>
        </w:rPr>
      </w:pPr>
    </w:p>
    <w:p w14:paraId="6FCEB58B" w14:textId="77777777" w:rsidR="00D35811" w:rsidRPr="005C589B" w:rsidRDefault="00D35811" w:rsidP="00D35811">
      <w:pPr>
        <w:spacing w:line="300" w:lineRule="auto"/>
        <w:ind w:firstLine="567"/>
        <w:jc w:val="both"/>
        <w:rPr>
          <w:b/>
          <w:bCs/>
          <w:lang w:val="vi-VN"/>
        </w:rPr>
      </w:pPr>
      <w:r w:rsidRPr="005C589B">
        <w:rPr>
          <w:b/>
          <w:bCs/>
          <w:color w:val="000000" w:themeColor="text1"/>
          <w:lang w:val="vi-VN"/>
        </w:rPr>
        <w:t xml:space="preserve">3. </w:t>
      </w:r>
      <w:r w:rsidRPr="005C589B">
        <w:rPr>
          <w:b/>
          <w:bCs/>
          <w:lang w:val="vi-VN"/>
        </w:rPr>
        <w:t>QUY ĐỊNH KHI NỘP BIÊN BẢN THI VÀ VIDEO GIÁM SÁT</w:t>
      </w:r>
    </w:p>
    <w:p w14:paraId="68178B6E" w14:textId="77777777" w:rsidR="00D35811" w:rsidRPr="00D94A09" w:rsidRDefault="00D35811" w:rsidP="00D35811">
      <w:pPr>
        <w:spacing w:line="300" w:lineRule="auto"/>
        <w:ind w:firstLine="567"/>
        <w:jc w:val="both"/>
        <w:rPr>
          <w:color w:val="000000" w:themeColor="text1"/>
          <w:lang w:val="vi-VN"/>
        </w:rPr>
      </w:pPr>
      <w:r w:rsidRPr="00812366">
        <w:rPr>
          <w:color w:val="000000" w:themeColor="text1"/>
          <w:lang w:val="vi-VN"/>
        </w:rPr>
        <w:t xml:space="preserve">- </w:t>
      </w:r>
      <w:r w:rsidRPr="00FD4E01">
        <w:rPr>
          <w:lang w:val="vi-VN"/>
        </w:rPr>
        <w:t xml:space="preserve">Hội đồng thi phải </w:t>
      </w:r>
      <w:r w:rsidRPr="00FD4E01">
        <w:rPr>
          <w:b/>
          <w:lang w:val="vi-VN"/>
        </w:rPr>
        <w:t>nộp trực tuyến theo khối lớp</w:t>
      </w:r>
      <w:r w:rsidRPr="00FD4E01">
        <w:rPr>
          <w:lang w:val="vi-VN"/>
        </w:rPr>
        <w:t xml:space="preserve"> đồng thời các </w:t>
      </w:r>
      <w:r w:rsidRPr="00FD4E01">
        <w:rPr>
          <w:b/>
          <w:lang w:val="vi-VN"/>
        </w:rPr>
        <w:t>tệp Biên bản thi</w:t>
      </w:r>
      <w:r w:rsidRPr="00FD4E01">
        <w:rPr>
          <w:lang w:val="vi-VN"/>
        </w:rPr>
        <w:t xml:space="preserve"> và link xem </w:t>
      </w:r>
      <w:r w:rsidRPr="00FD4E01">
        <w:rPr>
          <w:b/>
          <w:lang w:val="vi-VN"/>
        </w:rPr>
        <w:t>tệp video ghi hình có tiếng</w:t>
      </w:r>
      <w:r w:rsidRPr="00FD4E01">
        <w:rPr>
          <w:lang w:val="vi-VN"/>
        </w:rPr>
        <w:t xml:space="preserve"> của mỗi phòng thi. </w:t>
      </w:r>
      <w:r w:rsidRPr="00FD4E01">
        <w:rPr>
          <w:b/>
          <w:lang w:val="vi-VN"/>
        </w:rPr>
        <w:t>Biên bản sự cố</w:t>
      </w:r>
      <w:r w:rsidRPr="00FD4E01">
        <w:rPr>
          <w:lang w:val="vi-VN"/>
        </w:rPr>
        <w:t xml:space="preserve"> nộp đúng vào phân loại Biên bản sự cố.</w:t>
      </w:r>
      <w:r w:rsidRPr="006E2CC5">
        <w:rPr>
          <w:lang w:val="vi-VN"/>
        </w:rPr>
        <w:t xml:space="preserve"> </w:t>
      </w:r>
      <w:r w:rsidRPr="00FD4E01">
        <w:rPr>
          <w:color w:val="000000" w:themeColor="text1"/>
          <w:lang w:val="vi-VN"/>
        </w:rPr>
        <w:t>Nếu có nhiều BBT hoặc BBT có nhiều trang</w:t>
      </w:r>
      <w:r w:rsidRPr="00D94A09">
        <w:rPr>
          <w:color w:val="000000" w:themeColor="text1"/>
          <w:lang w:val="vi-VN"/>
        </w:rPr>
        <w:t xml:space="preserve">, giáo viên </w:t>
      </w:r>
      <w:r w:rsidRPr="00FD4E01">
        <w:rPr>
          <w:color w:val="000000" w:themeColor="text1"/>
          <w:lang w:val="vi-VN"/>
        </w:rPr>
        <w:t>chọn tải nhiều tệp Biên bản thi lên cùng một lúc trước khi ấn gửi. Hệ thống cho phép dung lượng tải lên tối đa 10Mb cho mỗi lần gửi.</w:t>
      </w:r>
    </w:p>
    <w:p w14:paraId="6A4CF790" w14:textId="77777777" w:rsidR="00D35811" w:rsidRDefault="00D35811" w:rsidP="00D35811">
      <w:pPr>
        <w:spacing w:line="300" w:lineRule="auto"/>
        <w:ind w:firstLine="567"/>
        <w:jc w:val="both"/>
        <w:rPr>
          <w:bCs/>
          <w:spacing w:val="-4"/>
          <w:lang w:val="vi-VN"/>
        </w:rPr>
      </w:pPr>
      <w:r w:rsidRPr="00EF3E30">
        <w:rPr>
          <w:color w:val="000000" w:themeColor="text1"/>
          <w:lang w:val="vi-VN"/>
        </w:rPr>
        <w:t>-</w:t>
      </w:r>
      <w:r w:rsidRPr="006E2CC5">
        <w:rPr>
          <w:color w:val="000000" w:themeColor="text1"/>
          <w:lang w:val="vi-VN"/>
        </w:rPr>
        <w:t xml:space="preserve"> </w:t>
      </w:r>
      <w:r w:rsidRPr="006E2CC5">
        <w:rPr>
          <w:lang w:val="vi-VN"/>
        </w:rPr>
        <w:t xml:space="preserve">Hệ thống </w:t>
      </w:r>
      <w:r w:rsidRPr="006E2CC5">
        <w:rPr>
          <w:rStyle w:val="Strong"/>
          <w:lang w:val="vi-VN"/>
        </w:rPr>
        <w:t>quét tự động bằng AI</w:t>
      </w:r>
      <w:r w:rsidRPr="006E2CC5">
        <w:rPr>
          <w:lang w:val="vi-VN"/>
        </w:rPr>
        <w:t xml:space="preserve"> để nhận diện chất lượng ảnh/tệp</w:t>
      </w:r>
      <w:r w:rsidRPr="001040E0">
        <w:rPr>
          <w:lang w:val="vi-VN"/>
        </w:rPr>
        <w:t xml:space="preserve"> </w:t>
      </w:r>
      <w:r w:rsidRPr="00541676">
        <w:rPr>
          <w:bCs/>
          <w:spacing w:val="-4"/>
          <w:lang w:val="vi-VN"/>
        </w:rPr>
        <w:t>BBT</w:t>
      </w:r>
      <w:r w:rsidRPr="00471C77">
        <w:rPr>
          <w:bCs/>
          <w:spacing w:val="-4"/>
          <w:lang w:val="vi-VN"/>
        </w:rPr>
        <w:t xml:space="preserve"> khi giáo viên</w:t>
      </w:r>
      <w:r w:rsidRPr="00541676">
        <w:rPr>
          <w:bCs/>
          <w:spacing w:val="-4"/>
          <w:lang w:val="vi-VN"/>
        </w:rPr>
        <w:t xml:space="preserve"> tải </w:t>
      </w:r>
      <w:r w:rsidRPr="00471C77">
        <w:rPr>
          <w:bCs/>
          <w:spacing w:val="-4"/>
          <w:lang w:val="vi-VN"/>
        </w:rPr>
        <w:t xml:space="preserve">tệp </w:t>
      </w:r>
      <w:r w:rsidRPr="00541676">
        <w:rPr>
          <w:bCs/>
          <w:spacing w:val="-4"/>
          <w:lang w:val="vi-VN"/>
        </w:rPr>
        <w:t>lên hệ thống</w:t>
      </w:r>
      <w:r w:rsidRPr="001040E0">
        <w:rPr>
          <w:bCs/>
          <w:spacing w:val="-4"/>
          <w:lang w:val="vi-VN"/>
        </w:rPr>
        <w:t>.</w:t>
      </w:r>
      <w:r w:rsidRPr="00471C77">
        <w:rPr>
          <w:bCs/>
          <w:spacing w:val="-4"/>
          <w:lang w:val="vi-VN"/>
        </w:rPr>
        <w:t xml:space="preserve"> </w:t>
      </w:r>
      <w:r w:rsidRPr="00B87DAE">
        <w:rPr>
          <w:bCs/>
          <w:spacing w:val="-4"/>
          <w:lang w:val="vi-VN"/>
        </w:rPr>
        <w:t xml:space="preserve">Các </w:t>
      </w:r>
      <w:r w:rsidRPr="00471C77">
        <w:rPr>
          <w:bCs/>
          <w:spacing w:val="-4"/>
          <w:lang w:val="vi-VN"/>
        </w:rPr>
        <w:t>ảnh/</w:t>
      </w:r>
      <w:r w:rsidRPr="00B87DAE">
        <w:rPr>
          <w:bCs/>
          <w:spacing w:val="-4"/>
          <w:lang w:val="vi-VN"/>
        </w:rPr>
        <w:t>tệp</w:t>
      </w:r>
      <w:r w:rsidRPr="00471C77">
        <w:rPr>
          <w:bCs/>
          <w:spacing w:val="-4"/>
          <w:lang w:val="vi-VN"/>
        </w:rPr>
        <w:t xml:space="preserve"> scan</w:t>
      </w:r>
      <w:r w:rsidRPr="00B87DAE">
        <w:rPr>
          <w:bCs/>
          <w:spacing w:val="-4"/>
          <w:lang w:val="vi-VN"/>
        </w:rPr>
        <w:t xml:space="preserve"> BBT mờ nhòe, không rõ nội dung, cong vênh</w:t>
      </w:r>
      <w:r w:rsidRPr="00970833">
        <w:rPr>
          <w:bCs/>
          <w:spacing w:val="-4"/>
          <w:lang w:val="vi-VN"/>
        </w:rPr>
        <w:t>, không quay đúng chiều</w:t>
      </w:r>
      <w:r w:rsidRPr="00B87DAE">
        <w:rPr>
          <w:bCs/>
          <w:spacing w:val="-4"/>
          <w:lang w:val="vi-VN"/>
        </w:rPr>
        <w:t xml:space="preserve"> sẽ bị báo lỗi. </w:t>
      </w:r>
      <w:r w:rsidRPr="006A0EA6">
        <w:rPr>
          <w:bCs/>
          <w:spacing w:val="-4"/>
          <w:lang w:val="vi-VN"/>
        </w:rPr>
        <w:t>Giáo viên cần</w:t>
      </w:r>
      <w:r w:rsidRPr="00970833">
        <w:rPr>
          <w:bCs/>
          <w:spacing w:val="-4"/>
          <w:lang w:val="vi-VN"/>
        </w:rPr>
        <w:t xml:space="preserve"> xóa tệp lỗi và tải</w:t>
      </w:r>
      <w:r w:rsidRPr="009B1BC9">
        <w:rPr>
          <w:bCs/>
          <w:spacing w:val="-4"/>
          <w:lang w:val="vi-VN"/>
        </w:rPr>
        <w:t xml:space="preserve"> lại</w:t>
      </w:r>
      <w:r w:rsidRPr="00970833">
        <w:rPr>
          <w:bCs/>
          <w:spacing w:val="-4"/>
          <w:lang w:val="vi-VN"/>
        </w:rPr>
        <w:t xml:space="preserve"> </w:t>
      </w:r>
      <w:r w:rsidRPr="006A0EA6">
        <w:rPr>
          <w:bCs/>
          <w:spacing w:val="-4"/>
          <w:lang w:val="vi-VN"/>
        </w:rPr>
        <w:t>BB</w:t>
      </w:r>
      <w:r w:rsidRPr="009B1BC9">
        <w:rPr>
          <w:bCs/>
          <w:spacing w:val="-4"/>
          <w:lang w:val="vi-VN"/>
        </w:rPr>
        <w:t>T</w:t>
      </w:r>
      <w:r w:rsidRPr="00970833">
        <w:rPr>
          <w:bCs/>
          <w:spacing w:val="-4"/>
          <w:lang w:val="vi-VN"/>
        </w:rPr>
        <w:t xml:space="preserve"> rõ nét, </w:t>
      </w:r>
      <w:r w:rsidRPr="00CE56A9">
        <w:rPr>
          <w:bCs/>
          <w:spacing w:val="-4"/>
          <w:lang w:val="vi-VN"/>
        </w:rPr>
        <w:t>đúng chiều</w:t>
      </w:r>
      <w:r w:rsidRPr="00B87DAE">
        <w:rPr>
          <w:bCs/>
          <w:spacing w:val="-4"/>
          <w:lang w:val="vi-VN"/>
        </w:rPr>
        <w:t xml:space="preserve"> </w:t>
      </w:r>
      <w:r w:rsidRPr="00CE56A9">
        <w:rPr>
          <w:bCs/>
          <w:spacing w:val="-4"/>
          <w:lang w:val="vi-VN"/>
        </w:rPr>
        <w:t>lên hệ thống</w:t>
      </w:r>
      <w:r w:rsidRPr="009B1BC9">
        <w:rPr>
          <w:bCs/>
          <w:spacing w:val="-4"/>
          <w:lang w:val="vi-VN"/>
        </w:rPr>
        <w:t>,</w:t>
      </w:r>
      <w:r w:rsidRPr="00CE56A9">
        <w:rPr>
          <w:bCs/>
          <w:spacing w:val="-4"/>
          <w:lang w:val="vi-VN"/>
        </w:rPr>
        <w:t xml:space="preserve"> nhấn “Nộp Biên bản thi”. </w:t>
      </w:r>
    </w:p>
    <w:p w14:paraId="25C25224" w14:textId="77777777" w:rsidR="00D35811" w:rsidRDefault="00D35811" w:rsidP="00D35811">
      <w:pPr>
        <w:spacing w:line="300" w:lineRule="auto"/>
        <w:ind w:firstLine="567"/>
        <w:jc w:val="both"/>
        <w:rPr>
          <w:bCs/>
          <w:spacing w:val="-4"/>
          <w:lang w:val="vi-VN"/>
        </w:rPr>
      </w:pPr>
      <w:r w:rsidRPr="00F3583B">
        <w:rPr>
          <w:b/>
          <w:i/>
          <w:iCs/>
          <w:spacing w:val="-4"/>
          <w:lang w:val="vi-VN"/>
        </w:rPr>
        <w:t xml:space="preserve">- </w:t>
      </w:r>
      <w:r w:rsidRPr="00B301BE">
        <w:rPr>
          <w:bCs/>
          <w:spacing w:val="-4"/>
          <w:lang w:val="vi-VN"/>
        </w:rPr>
        <w:t xml:space="preserve">Hệ thống AI </w:t>
      </w:r>
      <w:r w:rsidRPr="009B1BC9">
        <w:rPr>
          <w:bCs/>
          <w:spacing w:val="-4"/>
          <w:lang w:val="vi-VN"/>
        </w:rPr>
        <w:t xml:space="preserve">tại tính năng Nộp Biên bản thi </w:t>
      </w:r>
      <w:r w:rsidRPr="00B301BE">
        <w:rPr>
          <w:bCs/>
          <w:spacing w:val="-4"/>
          <w:lang w:val="vi-VN"/>
        </w:rPr>
        <w:t xml:space="preserve">chỉ </w:t>
      </w:r>
      <w:r w:rsidRPr="009B1BC9">
        <w:rPr>
          <w:bCs/>
          <w:spacing w:val="-4"/>
          <w:lang w:val="vi-VN"/>
        </w:rPr>
        <w:t>kiểm tra</w:t>
      </w:r>
      <w:r w:rsidRPr="00B301BE">
        <w:rPr>
          <w:bCs/>
          <w:spacing w:val="-4"/>
          <w:lang w:val="vi-VN"/>
        </w:rPr>
        <w:t xml:space="preserve"> chất lượng tệp ảnh chụp/scan </w:t>
      </w:r>
      <w:r w:rsidRPr="000E3D0B">
        <w:rPr>
          <w:bCs/>
          <w:spacing w:val="-4"/>
          <w:lang w:val="vi-VN"/>
        </w:rPr>
        <w:t xml:space="preserve">của </w:t>
      </w:r>
      <w:r w:rsidRPr="009B1BC9">
        <w:rPr>
          <w:bCs/>
          <w:spacing w:val="-4"/>
          <w:lang w:val="vi-VN"/>
        </w:rPr>
        <w:t>BBT</w:t>
      </w:r>
      <w:r w:rsidRPr="000E3D0B">
        <w:rPr>
          <w:bCs/>
          <w:spacing w:val="-4"/>
          <w:lang w:val="vi-VN"/>
        </w:rPr>
        <w:t xml:space="preserve">, </w:t>
      </w:r>
      <w:r w:rsidRPr="00AA0A5F">
        <w:rPr>
          <w:b/>
          <w:spacing w:val="-4"/>
          <w:lang w:val="vi-VN"/>
        </w:rPr>
        <w:t>KHÔNG</w:t>
      </w:r>
      <w:r w:rsidRPr="000E3D0B">
        <w:rPr>
          <w:bCs/>
          <w:spacing w:val="-4"/>
          <w:lang w:val="vi-VN"/>
        </w:rPr>
        <w:t xml:space="preserve"> </w:t>
      </w:r>
      <w:r w:rsidRPr="009B1BC9">
        <w:rPr>
          <w:bCs/>
          <w:spacing w:val="-4"/>
          <w:lang w:val="vi-VN"/>
        </w:rPr>
        <w:t>kiểm</w:t>
      </w:r>
      <w:r w:rsidRPr="000E3D0B">
        <w:rPr>
          <w:bCs/>
          <w:spacing w:val="-4"/>
          <w:lang w:val="vi-VN"/>
        </w:rPr>
        <w:t xml:space="preserve"> </w:t>
      </w:r>
      <w:r w:rsidRPr="00AC1FF6">
        <w:rPr>
          <w:bCs/>
          <w:spacing w:val="-4"/>
          <w:lang w:val="vi-VN"/>
        </w:rPr>
        <w:t xml:space="preserve">tra </w:t>
      </w:r>
      <w:r w:rsidRPr="000E3D0B">
        <w:rPr>
          <w:bCs/>
          <w:spacing w:val="-4"/>
          <w:lang w:val="vi-VN"/>
        </w:rPr>
        <w:t>nội dung</w:t>
      </w:r>
      <w:r w:rsidRPr="00AC1FF6">
        <w:rPr>
          <w:bCs/>
          <w:spacing w:val="-4"/>
          <w:lang w:val="vi-VN"/>
        </w:rPr>
        <w:t xml:space="preserve"> hay số trang</w:t>
      </w:r>
      <w:r w:rsidRPr="000E3D0B">
        <w:rPr>
          <w:bCs/>
          <w:spacing w:val="-4"/>
          <w:lang w:val="vi-VN"/>
        </w:rPr>
        <w:t xml:space="preserve"> </w:t>
      </w:r>
      <w:r w:rsidRPr="00AC1FF6">
        <w:rPr>
          <w:bCs/>
          <w:spacing w:val="-4"/>
          <w:lang w:val="vi-VN"/>
        </w:rPr>
        <w:t>BBT</w:t>
      </w:r>
      <w:r w:rsidRPr="000E3D0B">
        <w:rPr>
          <w:bCs/>
          <w:spacing w:val="-4"/>
          <w:lang w:val="vi-VN"/>
        </w:rPr>
        <w:t xml:space="preserve"> hợp lệ hay không</w:t>
      </w:r>
      <w:r w:rsidRPr="00AC1FF6">
        <w:rPr>
          <w:bCs/>
          <w:spacing w:val="-4"/>
          <w:lang w:val="vi-VN"/>
        </w:rPr>
        <w:t>.</w:t>
      </w:r>
      <w:r w:rsidRPr="000E3D0B">
        <w:rPr>
          <w:bCs/>
          <w:spacing w:val="-4"/>
          <w:lang w:val="vi-VN"/>
        </w:rPr>
        <w:t xml:space="preserve"> </w:t>
      </w:r>
      <w:r w:rsidRPr="0031263D">
        <w:rPr>
          <w:bCs/>
          <w:spacing w:val="-4"/>
          <w:lang w:val="vi-VN"/>
        </w:rPr>
        <w:t xml:space="preserve">Hội đồng thi chủ động rà soát và </w:t>
      </w:r>
      <w:r w:rsidRPr="000E3D0B">
        <w:rPr>
          <w:bCs/>
          <w:spacing w:val="-4"/>
          <w:lang w:val="vi-VN"/>
        </w:rPr>
        <w:t xml:space="preserve">chịu trách nhiệm về nội dung Biên bản thi nộp </w:t>
      </w:r>
      <w:r w:rsidRPr="00AA0A5F">
        <w:rPr>
          <w:bCs/>
          <w:spacing w:val="-4"/>
          <w:lang w:val="vi-VN"/>
        </w:rPr>
        <w:t>lên</w:t>
      </w:r>
      <w:r w:rsidRPr="00217D67">
        <w:rPr>
          <w:bCs/>
          <w:spacing w:val="-4"/>
          <w:lang w:val="vi-VN"/>
        </w:rPr>
        <w:t xml:space="preserve"> hệ thống</w:t>
      </w:r>
      <w:r w:rsidRPr="0031263D">
        <w:rPr>
          <w:bCs/>
          <w:spacing w:val="-4"/>
          <w:lang w:val="vi-VN"/>
        </w:rPr>
        <w:t xml:space="preserve">. </w:t>
      </w:r>
    </w:p>
    <w:p w14:paraId="2AD5E81A" w14:textId="77777777" w:rsidR="00D35811" w:rsidRPr="00B226C8" w:rsidRDefault="00D35811" w:rsidP="00D35811">
      <w:pPr>
        <w:spacing w:line="300" w:lineRule="auto"/>
        <w:ind w:firstLine="567"/>
        <w:jc w:val="both"/>
        <w:rPr>
          <w:color w:val="000000" w:themeColor="text1"/>
          <w:lang w:val="vi-VN"/>
        </w:rPr>
      </w:pPr>
      <w:r w:rsidRPr="000C6A60">
        <w:rPr>
          <w:bCs/>
          <w:spacing w:val="-4"/>
          <w:lang w:val="vi-VN"/>
        </w:rPr>
        <w:t xml:space="preserve">- Sau khi tải lên lên thành công, giáo viên </w:t>
      </w:r>
      <w:r w:rsidRPr="004D0848">
        <w:rPr>
          <w:bCs/>
          <w:spacing w:val="-4"/>
          <w:lang w:val="vi-VN"/>
        </w:rPr>
        <w:t>c</w:t>
      </w:r>
      <w:r w:rsidRPr="00D850DD">
        <w:rPr>
          <w:bCs/>
          <w:spacing w:val="-4"/>
          <w:lang w:val="vi-VN"/>
        </w:rPr>
        <w:t>ần</w:t>
      </w:r>
      <w:r w:rsidRPr="000C6A60">
        <w:rPr>
          <w:bCs/>
          <w:spacing w:val="-4"/>
          <w:lang w:val="vi-VN"/>
        </w:rPr>
        <w:t xml:space="preserve"> kiểm tra mục </w:t>
      </w:r>
      <w:r w:rsidRPr="000C6A60">
        <w:rPr>
          <w:b/>
          <w:i/>
          <w:iCs/>
          <w:spacing w:val="-4"/>
          <w:lang w:val="vi-VN"/>
        </w:rPr>
        <w:t>Lịch sử upload</w:t>
      </w:r>
      <w:r w:rsidRPr="000C6A60">
        <w:rPr>
          <w:bCs/>
          <w:spacing w:val="-4"/>
          <w:lang w:val="vi-VN"/>
        </w:rPr>
        <w:t xml:space="preserve"> để </w:t>
      </w:r>
      <w:r w:rsidRPr="00C95BD1">
        <w:rPr>
          <w:bCs/>
          <w:spacing w:val="-4"/>
          <w:lang w:val="vi-VN"/>
        </w:rPr>
        <w:t xml:space="preserve">rà soát lại, nhằm </w:t>
      </w:r>
      <w:r w:rsidRPr="000C6A60">
        <w:rPr>
          <w:bCs/>
          <w:spacing w:val="-4"/>
          <w:lang w:val="vi-VN"/>
        </w:rPr>
        <w:t>đảm bảo các BBT đã lên hệ thống phải đầy đủ thông tin, và đúng quy định.</w:t>
      </w:r>
    </w:p>
    <w:p w14:paraId="6B35E9AF" w14:textId="77777777" w:rsidR="00D35811" w:rsidRDefault="00D35811" w:rsidP="00D35811">
      <w:pPr>
        <w:spacing w:line="300" w:lineRule="auto"/>
        <w:ind w:firstLine="567"/>
        <w:jc w:val="both"/>
        <w:rPr>
          <w:color w:val="000000" w:themeColor="text1"/>
          <w:lang w:val="vi-VN"/>
        </w:rPr>
      </w:pPr>
      <w:r w:rsidRPr="005571D7">
        <w:rPr>
          <w:b/>
          <w:bCs/>
          <w:i/>
          <w:iCs/>
          <w:color w:val="000000" w:themeColor="text1"/>
          <w:lang w:val="vi-VN"/>
        </w:rPr>
        <w:t>Lưu ý:</w:t>
      </w:r>
      <w:r w:rsidRPr="005571D7">
        <w:rPr>
          <w:color w:val="000000" w:themeColor="text1"/>
          <w:lang w:val="vi-VN"/>
        </w:rPr>
        <w:t xml:space="preserve"> </w:t>
      </w:r>
    </w:p>
    <w:p w14:paraId="0E52E047" w14:textId="77777777" w:rsidR="00D35811" w:rsidRPr="00FD4E01" w:rsidRDefault="00D35811" w:rsidP="00D35811">
      <w:pPr>
        <w:spacing w:line="300" w:lineRule="auto"/>
        <w:ind w:firstLine="567"/>
        <w:jc w:val="both"/>
        <w:rPr>
          <w:color w:val="000000" w:themeColor="text1"/>
          <w:lang w:val="vi-VN"/>
        </w:rPr>
      </w:pPr>
      <w:r w:rsidRPr="00253AF0">
        <w:rPr>
          <w:color w:val="000000" w:themeColor="text1"/>
          <w:lang w:val="vi-VN"/>
        </w:rPr>
        <w:t xml:space="preserve">- </w:t>
      </w:r>
      <w:r w:rsidRPr="00FD4E01">
        <w:rPr>
          <w:color w:val="000000" w:themeColor="text1"/>
          <w:lang w:val="vi-VN"/>
        </w:rPr>
        <w:t>Hội đồng thi theo cụm nộp BBT qua tài khoản giáo viên quản trị của trưởng cụm và/hoặc giáo viên được ủy quyền trong cụm. Các cụm thi cần đính kèm văn bản xác nhận đăng ký tổ chức thi theo cụm. Lịch sử upload được đồng bộ tới tất cả tài khoản giáo viên quản trị trường trong cụm thi.</w:t>
      </w:r>
    </w:p>
    <w:p w14:paraId="1C72C775" w14:textId="77777777" w:rsidR="00D35811" w:rsidRPr="005571D7" w:rsidRDefault="00D35811" w:rsidP="00D35811">
      <w:pPr>
        <w:spacing w:line="300" w:lineRule="auto"/>
        <w:ind w:firstLine="567"/>
        <w:jc w:val="both"/>
        <w:rPr>
          <w:color w:val="000000" w:themeColor="text1"/>
          <w:lang w:val="vi-VN"/>
        </w:rPr>
      </w:pPr>
    </w:p>
    <w:p w14:paraId="7A5A87CD" w14:textId="77777777" w:rsidR="00D35811" w:rsidRPr="005571D7" w:rsidRDefault="00D35811" w:rsidP="00D35811">
      <w:pPr>
        <w:spacing w:line="300" w:lineRule="auto"/>
        <w:ind w:firstLine="567"/>
        <w:jc w:val="both"/>
        <w:rPr>
          <w:b/>
          <w:bCs/>
          <w:color w:val="000000" w:themeColor="text1"/>
          <w:lang w:val="vi-VN"/>
        </w:rPr>
      </w:pPr>
      <w:r w:rsidRPr="005571D7">
        <w:rPr>
          <w:b/>
          <w:bCs/>
          <w:color w:val="000000" w:themeColor="text1"/>
          <w:lang w:val="vi-VN"/>
        </w:rPr>
        <w:t>4. RÀ SOÁT BIÊN BẢN THI VÀ CÔNG NHẬN KẾT QUẢ</w:t>
      </w:r>
    </w:p>
    <w:p w14:paraId="7E18BB6E" w14:textId="77777777" w:rsidR="00D35811" w:rsidRDefault="00D35811" w:rsidP="00D35811">
      <w:pPr>
        <w:spacing w:line="300" w:lineRule="auto"/>
        <w:ind w:firstLine="567"/>
        <w:jc w:val="both"/>
        <w:rPr>
          <w:color w:val="000000" w:themeColor="text1"/>
          <w:lang w:val="vi-VN"/>
        </w:rPr>
      </w:pPr>
      <w:r w:rsidRPr="00EA7062">
        <w:rPr>
          <w:b/>
          <w:bCs/>
          <w:color w:val="000000" w:themeColor="text1"/>
          <w:lang w:val="vi-VN"/>
        </w:rPr>
        <w:t>- Thời gian rà soát:</w:t>
      </w:r>
      <w:r w:rsidRPr="00EA7062">
        <w:rPr>
          <w:color w:val="000000" w:themeColor="text1"/>
          <w:lang w:val="vi-VN"/>
        </w:rPr>
        <w:t xml:space="preserve"> </w:t>
      </w:r>
    </w:p>
    <w:p w14:paraId="15DB63D3" w14:textId="77777777" w:rsidR="00D35811" w:rsidRDefault="00D35811" w:rsidP="00D35811">
      <w:pPr>
        <w:spacing w:line="300" w:lineRule="auto"/>
        <w:ind w:firstLine="567"/>
        <w:jc w:val="both"/>
        <w:rPr>
          <w:b/>
          <w:i/>
          <w:lang w:val="vi-VN"/>
        </w:rPr>
      </w:pPr>
      <w:r w:rsidRPr="00B77AAD">
        <w:rPr>
          <w:color w:val="000000" w:themeColor="text1"/>
          <w:lang w:val="vi-VN"/>
        </w:rPr>
        <w:t xml:space="preserve">+ </w:t>
      </w:r>
      <w:r w:rsidRPr="00F14AAA">
        <w:rPr>
          <w:color w:val="000000" w:themeColor="text1"/>
          <w:lang w:val="vi-VN"/>
        </w:rPr>
        <w:t xml:space="preserve">BTC </w:t>
      </w:r>
      <w:r w:rsidRPr="00EA7062">
        <w:rPr>
          <w:color w:val="000000" w:themeColor="text1"/>
          <w:lang w:val="vi-VN"/>
        </w:rPr>
        <w:t xml:space="preserve">chỉ </w:t>
      </w:r>
      <w:r w:rsidRPr="00F14AAA">
        <w:rPr>
          <w:color w:val="000000" w:themeColor="text1"/>
          <w:lang w:val="vi-VN"/>
        </w:rPr>
        <w:t xml:space="preserve">thực hiện </w:t>
      </w:r>
      <w:r w:rsidRPr="00B226C8">
        <w:rPr>
          <w:color w:val="000000" w:themeColor="text1"/>
          <w:lang w:val="vi-VN"/>
        </w:rPr>
        <w:t>rà soát BBT</w:t>
      </w:r>
      <w:r w:rsidRPr="00FD4E01">
        <w:rPr>
          <w:lang w:val="vi-VN"/>
        </w:rPr>
        <w:t xml:space="preserve"> (sau thời hạn hệ thống đóng tính năng </w:t>
      </w:r>
      <w:r w:rsidRPr="00EA7062">
        <w:rPr>
          <w:lang w:val="vi-VN"/>
        </w:rPr>
        <w:t>N</w:t>
      </w:r>
      <w:r w:rsidRPr="00FD4E01">
        <w:rPr>
          <w:lang w:val="vi-VN"/>
        </w:rPr>
        <w:t xml:space="preserve">ộp </w:t>
      </w:r>
      <w:r w:rsidRPr="00EA7062">
        <w:rPr>
          <w:lang w:val="vi-VN"/>
        </w:rPr>
        <w:t>Biên bản thi</w:t>
      </w:r>
      <w:r w:rsidRPr="00FD4E01">
        <w:rPr>
          <w:lang w:val="vi-VN"/>
        </w:rPr>
        <w:t xml:space="preserve"> ngày </w:t>
      </w:r>
      <w:r w:rsidRPr="0087572A">
        <w:rPr>
          <w:b/>
          <w:bCs/>
          <w:lang w:val="vi-VN"/>
        </w:rPr>
        <w:t xml:space="preserve">17h30 ngày </w:t>
      </w:r>
      <w:r>
        <w:rPr>
          <w:b/>
          <w:bCs/>
          <w:lang w:val="vi-VN"/>
        </w:rPr>
        <w:t>03</w:t>
      </w:r>
      <w:r w:rsidRPr="0087572A">
        <w:rPr>
          <w:b/>
          <w:bCs/>
          <w:lang w:val="vi-VN"/>
        </w:rPr>
        <w:t>/</w:t>
      </w:r>
      <w:r w:rsidRPr="00A34953">
        <w:rPr>
          <w:b/>
          <w:bCs/>
          <w:lang w:val="vi-VN"/>
        </w:rPr>
        <w:t>12</w:t>
      </w:r>
      <w:r w:rsidRPr="0087572A">
        <w:rPr>
          <w:b/>
          <w:bCs/>
          <w:lang w:val="vi-VN"/>
        </w:rPr>
        <w:t>/2025</w:t>
      </w:r>
      <w:r w:rsidRPr="00FD4E01">
        <w:rPr>
          <w:lang w:val="vi-VN"/>
        </w:rPr>
        <w:t xml:space="preserve">). </w:t>
      </w:r>
      <w:r w:rsidRPr="00FD4E01">
        <w:rPr>
          <w:b/>
          <w:i/>
          <w:lang w:val="vi-VN"/>
        </w:rPr>
        <w:t>BTC không rà soát và xử lý Biên bản sự cố trong thời gian diễn ra kỳ thi.</w:t>
      </w:r>
    </w:p>
    <w:p w14:paraId="1C9148AE" w14:textId="77777777" w:rsidR="00D35811" w:rsidRPr="00FD4E01" w:rsidRDefault="00D35811" w:rsidP="00D35811">
      <w:pPr>
        <w:spacing w:line="300" w:lineRule="auto"/>
        <w:ind w:firstLine="567"/>
        <w:jc w:val="both"/>
        <w:rPr>
          <w:b/>
          <w:i/>
          <w:lang w:val="vi-VN"/>
        </w:rPr>
      </w:pPr>
      <w:r w:rsidRPr="00B77AAD">
        <w:rPr>
          <w:lang w:val="vi-VN"/>
        </w:rPr>
        <w:t xml:space="preserve">+ </w:t>
      </w:r>
      <w:r w:rsidRPr="006C4145">
        <w:rPr>
          <w:lang w:val="vi-VN"/>
        </w:rPr>
        <w:t>Hội đồng thi có học sinh gặp sự cố cần chủ động xử lý sự cố theo hướng dẫn trong Phụ lục V.</w:t>
      </w:r>
    </w:p>
    <w:p w14:paraId="0C9E0971" w14:textId="77777777" w:rsidR="00D35811" w:rsidRPr="00B77AAD" w:rsidRDefault="00D35811" w:rsidP="00D35811">
      <w:pPr>
        <w:spacing w:line="300" w:lineRule="auto"/>
        <w:ind w:firstLine="567"/>
        <w:jc w:val="both"/>
        <w:rPr>
          <w:b/>
          <w:bCs/>
          <w:color w:val="000000" w:themeColor="text1"/>
          <w:lang w:val="vi-VN"/>
        </w:rPr>
      </w:pPr>
      <w:r w:rsidRPr="00B77AAD">
        <w:rPr>
          <w:b/>
          <w:bCs/>
          <w:color w:val="000000" w:themeColor="text1"/>
          <w:lang w:val="vi-VN"/>
        </w:rPr>
        <w:t>- Điều kiện ghi nhận kết quả thi để xét vinh danh:</w:t>
      </w:r>
    </w:p>
    <w:p w14:paraId="25DCD971" w14:textId="77777777" w:rsidR="00D35811" w:rsidRPr="00FD4E01" w:rsidRDefault="00D35811" w:rsidP="00D35811">
      <w:pPr>
        <w:spacing w:line="300" w:lineRule="auto"/>
        <w:ind w:firstLine="567"/>
        <w:jc w:val="both"/>
        <w:rPr>
          <w:color w:val="000000" w:themeColor="text1"/>
          <w:lang w:val="vi-VN"/>
        </w:rPr>
      </w:pPr>
      <w:r w:rsidRPr="00083F48">
        <w:rPr>
          <w:color w:val="000000" w:themeColor="text1"/>
          <w:lang w:val="vi-VN"/>
        </w:rPr>
        <w:t xml:space="preserve">+ </w:t>
      </w:r>
      <w:r w:rsidRPr="00FD4E01">
        <w:rPr>
          <w:color w:val="000000" w:themeColor="text1"/>
          <w:lang w:val="vi-VN"/>
        </w:rPr>
        <w:t xml:space="preserve">BTC IOE sẽ đối chiếu kết quả thi trên hệ thống và Biên bản thi để công bố Danh sách vinh danh. </w:t>
      </w:r>
      <w:r w:rsidRPr="001E7E50">
        <w:rPr>
          <w:b/>
          <w:bCs/>
          <w:i/>
          <w:iCs/>
          <w:color w:val="000000" w:themeColor="text1"/>
          <w:lang w:val="vi-VN"/>
        </w:rPr>
        <w:t>Các kết quả thi trên hệ thống không có Biên bản thi từ Hội đồng thi đều không hợp lệ.</w:t>
      </w:r>
    </w:p>
    <w:p w14:paraId="248E9008" w14:textId="77777777" w:rsidR="00D35811" w:rsidRDefault="00D35811" w:rsidP="00D35811">
      <w:pPr>
        <w:spacing w:line="300" w:lineRule="auto"/>
        <w:ind w:firstLine="567"/>
        <w:jc w:val="both"/>
        <w:rPr>
          <w:color w:val="000000" w:themeColor="text1"/>
          <w:lang w:val="vi-VN"/>
        </w:rPr>
      </w:pPr>
      <w:r w:rsidRPr="00870F4C">
        <w:rPr>
          <w:color w:val="000000" w:themeColor="text1"/>
          <w:lang w:val="vi-VN"/>
        </w:rPr>
        <w:t xml:space="preserve">+ </w:t>
      </w:r>
      <w:r w:rsidRPr="00187339">
        <w:rPr>
          <w:color w:val="000000" w:themeColor="text1"/>
          <w:lang w:val="vi-VN"/>
        </w:rPr>
        <w:t xml:space="preserve">Kết quả rà soát căn cứ theo dữ liệu BBT và video ghi nhận trên hệ thống tại thời điểm BTC </w:t>
      </w:r>
      <w:r w:rsidRPr="00B226C8">
        <w:rPr>
          <w:color w:val="000000" w:themeColor="text1"/>
          <w:lang w:val="vi-VN"/>
        </w:rPr>
        <w:t>rà soát BBT</w:t>
      </w:r>
      <w:r w:rsidRPr="001953F8">
        <w:rPr>
          <w:color w:val="000000" w:themeColor="text1"/>
          <w:lang w:val="vi-VN"/>
        </w:rPr>
        <w:t xml:space="preserve">. </w:t>
      </w:r>
    </w:p>
    <w:p w14:paraId="0C383D6E" w14:textId="77777777" w:rsidR="00D35811" w:rsidRDefault="00D35811" w:rsidP="00D35811">
      <w:pPr>
        <w:spacing w:line="300" w:lineRule="auto"/>
        <w:ind w:firstLine="567"/>
        <w:jc w:val="both"/>
        <w:rPr>
          <w:color w:val="000000" w:themeColor="text1"/>
          <w:lang w:val="vi-VN"/>
        </w:rPr>
      </w:pPr>
      <w:r w:rsidRPr="001953F8">
        <w:rPr>
          <w:color w:val="000000" w:themeColor="text1"/>
          <w:lang w:val="vi-VN"/>
        </w:rPr>
        <w:lastRenderedPageBreak/>
        <w:t>+ K</w:t>
      </w:r>
      <w:r w:rsidRPr="00B226C8">
        <w:rPr>
          <w:color w:val="000000" w:themeColor="text1"/>
          <w:lang w:val="vi-VN"/>
        </w:rPr>
        <w:t>ết quả của các thí sinh trong BBT sẽ</w:t>
      </w:r>
      <w:r w:rsidRPr="00FD4E01">
        <w:rPr>
          <w:lang w:val="vi-VN"/>
        </w:rPr>
        <w:t xml:space="preserve"> </w:t>
      </w:r>
      <w:r w:rsidRPr="00FD4E01">
        <w:rPr>
          <w:b/>
          <w:i/>
          <w:lang w:val="vi-VN"/>
        </w:rPr>
        <w:t>không được công nhận</w:t>
      </w:r>
      <w:r w:rsidRPr="001953F8">
        <w:rPr>
          <w:lang w:val="vi-VN"/>
        </w:rPr>
        <w:t xml:space="preserve"> </w:t>
      </w:r>
      <w:r w:rsidRPr="00B226C8">
        <w:rPr>
          <w:color w:val="000000" w:themeColor="text1"/>
          <w:lang w:val="vi-VN"/>
        </w:rPr>
        <w:t>nếu</w:t>
      </w:r>
      <w:r w:rsidRPr="001953F8">
        <w:rPr>
          <w:color w:val="000000" w:themeColor="text1"/>
          <w:lang w:val="vi-VN"/>
        </w:rPr>
        <w:t xml:space="preserve"> tại thời điểm rà soát</w:t>
      </w:r>
      <w:r w:rsidRPr="00B226C8">
        <w:rPr>
          <w:color w:val="000000" w:themeColor="text1"/>
          <w:lang w:val="vi-VN"/>
        </w:rPr>
        <w:t xml:space="preserve"> BTC (i) </w:t>
      </w:r>
      <w:r w:rsidRPr="00FB03E2">
        <w:rPr>
          <w:i/>
          <w:iCs/>
          <w:color w:val="000000" w:themeColor="text1"/>
          <w:lang w:val="vi-VN"/>
        </w:rPr>
        <w:t>không thể xem được hình ảnh BBT</w:t>
      </w:r>
      <w:r w:rsidRPr="00B226C8">
        <w:rPr>
          <w:color w:val="000000" w:themeColor="text1"/>
          <w:lang w:val="vi-VN"/>
        </w:rPr>
        <w:t>,</w:t>
      </w:r>
      <w:r>
        <w:rPr>
          <w:color w:val="000000" w:themeColor="text1"/>
          <w:lang w:val="vi-VN"/>
        </w:rPr>
        <w:t xml:space="preserve"> </w:t>
      </w:r>
      <w:r w:rsidRPr="00B226C8">
        <w:rPr>
          <w:color w:val="000000" w:themeColor="text1"/>
          <w:lang w:val="vi-VN"/>
        </w:rPr>
        <w:t>(ii)</w:t>
      </w:r>
      <w:r>
        <w:rPr>
          <w:color w:val="000000" w:themeColor="text1"/>
          <w:lang w:val="vi-VN"/>
        </w:rPr>
        <w:t xml:space="preserve"> </w:t>
      </w:r>
      <w:r w:rsidRPr="00FB03E2">
        <w:rPr>
          <w:i/>
          <w:iCs/>
          <w:color w:val="000000" w:themeColor="text1"/>
          <w:lang w:val="vi-VN"/>
        </w:rPr>
        <w:t>không thể truy cập được đường link video được nộp trên hệ thống</w:t>
      </w:r>
      <w:r w:rsidRPr="00B226C8">
        <w:rPr>
          <w:color w:val="000000" w:themeColor="text1"/>
          <w:lang w:val="vi-VN"/>
        </w:rPr>
        <w:t xml:space="preserve"> hoặc (iii) </w:t>
      </w:r>
      <w:r w:rsidRPr="00FB03E2">
        <w:rPr>
          <w:i/>
          <w:iCs/>
          <w:color w:val="000000" w:themeColor="text1"/>
          <w:lang w:val="vi-VN"/>
        </w:rPr>
        <w:t>không thể xem video trong đường link</w:t>
      </w:r>
      <w:r w:rsidRPr="001953F8">
        <w:rPr>
          <w:color w:val="000000" w:themeColor="text1"/>
          <w:lang w:val="vi-VN"/>
        </w:rPr>
        <w:t>.</w:t>
      </w:r>
    </w:p>
    <w:p w14:paraId="6499531D" w14:textId="77777777" w:rsidR="00D35811" w:rsidRDefault="00D35811" w:rsidP="00D35811">
      <w:pPr>
        <w:spacing w:line="300" w:lineRule="auto"/>
        <w:ind w:firstLine="567"/>
        <w:jc w:val="both"/>
        <w:rPr>
          <w:spacing w:val="-4"/>
          <w:lang w:val="vi-VN"/>
        </w:rPr>
      </w:pPr>
      <w:r w:rsidRPr="00B77AAD">
        <w:rPr>
          <w:color w:val="000000" w:themeColor="text1"/>
          <w:lang w:val="vi-VN"/>
        </w:rPr>
        <w:t xml:space="preserve">+ </w:t>
      </w:r>
      <w:r w:rsidRPr="00FD4E01">
        <w:rPr>
          <w:color w:val="000000" w:themeColor="text1"/>
          <w:lang w:val="vi-VN"/>
        </w:rPr>
        <w:t xml:space="preserve">Toàn bộ học sinh thuộc khối lớp dự thi trong một ca thi của Hội đồng thi sẽ </w:t>
      </w:r>
      <w:r w:rsidRPr="0014246D">
        <w:rPr>
          <w:b/>
          <w:bCs/>
          <w:i/>
          <w:iCs/>
          <w:color w:val="000000" w:themeColor="text1"/>
          <w:lang w:val="vi-VN"/>
        </w:rPr>
        <w:t>không được công nhận kết quả và xét vinh danh</w:t>
      </w:r>
      <w:r w:rsidRPr="00FD4E01">
        <w:rPr>
          <w:color w:val="000000" w:themeColor="text1"/>
          <w:lang w:val="vi-VN"/>
        </w:rPr>
        <w:t xml:space="preserve"> nếu video ghi hình khung giờ thi/phòng thi của ca thi đó</w:t>
      </w:r>
      <w:r w:rsidRPr="00FD4E01">
        <w:rPr>
          <w:b/>
          <w:i/>
          <w:spacing w:val="-4"/>
          <w:lang w:val="vi-VN"/>
        </w:rPr>
        <w:t xml:space="preserve"> không đảm bảo thời lượng ghi hình</w:t>
      </w:r>
      <w:r w:rsidRPr="00FD4E01">
        <w:rPr>
          <w:spacing w:val="-4"/>
          <w:lang w:val="vi-VN"/>
        </w:rPr>
        <w:t>.</w:t>
      </w:r>
    </w:p>
    <w:p w14:paraId="69167B8A" w14:textId="77777777" w:rsidR="00D35811" w:rsidRPr="00FD4E01" w:rsidRDefault="00D35811" w:rsidP="00D35811">
      <w:pPr>
        <w:spacing w:line="300" w:lineRule="auto"/>
        <w:ind w:firstLine="567"/>
        <w:jc w:val="both"/>
        <w:rPr>
          <w:spacing w:val="-4"/>
          <w:lang w:val="vi-VN"/>
        </w:rPr>
      </w:pPr>
      <w:r w:rsidRPr="003C3417">
        <w:rPr>
          <w:iCs/>
          <w:lang w:val="vi-VN"/>
        </w:rPr>
        <w:t xml:space="preserve">+ Với các trường hợp được ghi nhận trong Biên bản sự cố, </w:t>
      </w:r>
      <w:r w:rsidRPr="006C4145">
        <w:rPr>
          <w:iCs/>
          <w:lang w:val="vi-VN"/>
        </w:rPr>
        <w:t xml:space="preserve">BTC IOE sẽ kiểm tra, rà soát các hoạt động trên tài khoản thi và đối chiếu với </w:t>
      </w:r>
      <w:r w:rsidRPr="001A3B1E">
        <w:rPr>
          <w:iCs/>
          <w:lang w:val="vi-VN"/>
        </w:rPr>
        <w:t xml:space="preserve">nội dung trong </w:t>
      </w:r>
      <w:r w:rsidRPr="006C4145">
        <w:rPr>
          <w:iCs/>
          <w:lang w:val="vi-VN"/>
        </w:rPr>
        <w:t xml:space="preserve">Biên bản </w:t>
      </w:r>
      <w:r w:rsidRPr="001A3B1E">
        <w:rPr>
          <w:iCs/>
          <w:lang w:val="vi-VN"/>
        </w:rPr>
        <w:t>sự cố</w:t>
      </w:r>
      <w:r w:rsidRPr="006C4145">
        <w:rPr>
          <w:iCs/>
          <w:lang w:val="vi-VN"/>
        </w:rPr>
        <w:t xml:space="preserve"> để đưa ra quyết định công nhận kết quả của học sinh hay không.</w:t>
      </w:r>
    </w:p>
    <w:p w14:paraId="1E8E4E94" w14:textId="77777777" w:rsidR="00D35811" w:rsidRDefault="00D35811" w:rsidP="00D35811">
      <w:pPr>
        <w:spacing w:line="300" w:lineRule="auto"/>
        <w:ind w:firstLine="567"/>
        <w:jc w:val="both"/>
        <w:rPr>
          <w:b/>
          <w:i/>
          <w:color w:val="000000" w:themeColor="text1"/>
          <w:lang w:val="vi-VN"/>
        </w:rPr>
      </w:pPr>
      <w:r w:rsidRPr="006228B6">
        <w:rPr>
          <w:b/>
          <w:i/>
          <w:color w:val="000000" w:themeColor="text1"/>
          <w:lang w:val="vi-VN"/>
        </w:rPr>
        <w:t xml:space="preserve">Lưu ý: </w:t>
      </w:r>
    </w:p>
    <w:p w14:paraId="54693764" w14:textId="77777777" w:rsidR="00D35811" w:rsidRPr="006228B6" w:rsidRDefault="00D35811" w:rsidP="00D35811">
      <w:pPr>
        <w:spacing w:line="300" w:lineRule="auto"/>
        <w:ind w:firstLine="567"/>
        <w:jc w:val="both"/>
        <w:rPr>
          <w:color w:val="000000" w:themeColor="text1"/>
          <w:lang w:val="vi-VN"/>
        </w:rPr>
      </w:pPr>
      <w:r w:rsidRPr="006228B6">
        <w:rPr>
          <w:b/>
          <w:iCs/>
          <w:color w:val="000000" w:themeColor="text1"/>
          <w:lang w:val="vi-VN"/>
        </w:rPr>
        <w:t>- BTC không liên hệ hoặc thông báo tới các trường hợp Hội đồng thi nộp BBT và/hoặc video không hợp lệ hoặc nộp không thành công.</w:t>
      </w:r>
      <w:r w:rsidRPr="006228B6">
        <w:rPr>
          <w:color w:val="000000" w:themeColor="text1"/>
          <w:lang w:val="vi-VN"/>
        </w:rPr>
        <w:t xml:space="preserve"> Do vậy, các thầy cô chủ động rà soát đảm bảo thực hiện đúng, đủ quy định khi nộp BBT và video.</w:t>
      </w:r>
    </w:p>
    <w:p w14:paraId="637ED6EF" w14:textId="77777777" w:rsidR="00D35811" w:rsidRDefault="00D35811" w:rsidP="00D35811">
      <w:pPr>
        <w:spacing w:line="300" w:lineRule="auto"/>
        <w:ind w:firstLine="567"/>
        <w:jc w:val="both"/>
        <w:rPr>
          <w:color w:val="000000" w:themeColor="text1"/>
          <w:lang w:val="vi-VN"/>
        </w:rPr>
      </w:pPr>
    </w:p>
    <w:p w14:paraId="14088656" w14:textId="77777777" w:rsidR="00D35811" w:rsidRPr="00FD4E01" w:rsidRDefault="00D35811" w:rsidP="00D35811">
      <w:pPr>
        <w:spacing w:line="300" w:lineRule="auto"/>
        <w:ind w:firstLine="567"/>
        <w:jc w:val="both"/>
        <w:rPr>
          <w:lang w:val="vi-VN"/>
        </w:rPr>
      </w:pPr>
      <w:r w:rsidRPr="00FD4E01">
        <w:rPr>
          <w:color w:val="000000" w:themeColor="text1"/>
          <w:lang w:val="vi-VN"/>
        </w:rPr>
        <w:t>Thầy/Cô vui lòng xem chi tiết Hướng dẫn nộp Biên bản thi tại đường link trong Phụ lục VI.</w:t>
      </w:r>
      <w:r w:rsidRPr="00FD4E01">
        <w:rPr>
          <w:lang w:val="vi-VN"/>
        </w:rPr>
        <w:br w:type="page"/>
      </w:r>
    </w:p>
    <w:p w14:paraId="26166038" w14:textId="77777777" w:rsidR="00D35811" w:rsidRPr="00FD4E01" w:rsidRDefault="00D35811" w:rsidP="00D35811">
      <w:pPr>
        <w:spacing w:line="300" w:lineRule="auto"/>
        <w:jc w:val="center"/>
        <w:rPr>
          <w:b/>
          <w:lang w:val="vi-VN"/>
        </w:rPr>
      </w:pPr>
      <w:r w:rsidRPr="00FD4E01">
        <w:rPr>
          <w:b/>
          <w:lang w:val="vi-VN"/>
        </w:rPr>
        <w:lastRenderedPageBreak/>
        <w:t>PHỤ LỤC IV</w:t>
      </w:r>
    </w:p>
    <w:p w14:paraId="4376090E" w14:textId="77777777" w:rsidR="00D35811" w:rsidRPr="00FD4E01" w:rsidRDefault="00D35811" w:rsidP="00D35811">
      <w:pPr>
        <w:spacing w:line="300" w:lineRule="auto"/>
        <w:jc w:val="center"/>
        <w:rPr>
          <w:lang w:val="vi-VN"/>
        </w:rPr>
      </w:pPr>
      <w:r w:rsidRPr="00FD4E01">
        <w:rPr>
          <w:lang w:val="vi-VN"/>
        </w:rPr>
        <w:t>KHEN THƯỞNG</w:t>
      </w:r>
    </w:p>
    <w:p w14:paraId="22462738" w14:textId="77777777" w:rsidR="00D35811" w:rsidRPr="00FD4E01" w:rsidRDefault="00D35811" w:rsidP="00D35811">
      <w:pPr>
        <w:spacing w:line="300" w:lineRule="auto"/>
        <w:ind w:firstLine="567"/>
        <w:jc w:val="center"/>
        <w:rPr>
          <w:lang w:val="vi-VN"/>
        </w:rPr>
      </w:pPr>
      <w:r w:rsidRPr="00FD4E01">
        <w:rPr>
          <w:i/>
          <w:lang w:val="vi-VN"/>
        </w:rPr>
        <w:t xml:space="preserve">(Kèm theo Công văn số </w:t>
      </w:r>
      <w:r>
        <w:rPr>
          <w:i/>
          <w:lang w:val="vi-VN"/>
        </w:rPr>
        <w:t>02/HD/VTCO-BTCIOE</w:t>
      </w:r>
      <w:r w:rsidRPr="00FD4E01">
        <w:rPr>
          <w:i/>
          <w:lang w:val="vi-VN"/>
        </w:rPr>
        <w:t xml:space="preserve"> của </w:t>
      </w:r>
      <w:r>
        <w:rPr>
          <w:i/>
          <w:lang w:val="vi-VN"/>
        </w:rPr>
        <w:t>Ban Tổ chức</w:t>
      </w:r>
      <w:r w:rsidRPr="00FD4E01">
        <w:rPr>
          <w:i/>
          <w:lang w:val="vi-VN"/>
        </w:rPr>
        <w:t xml:space="preserve"> IOE)</w:t>
      </w:r>
    </w:p>
    <w:p w14:paraId="785B4D9B" w14:textId="77777777" w:rsidR="00D35811" w:rsidRPr="00FD4E01" w:rsidRDefault="00D35811" w:rsidP="00D35811">
      <w:pPr>
        <w:spacing w:line="300" w:lineRule="auto"/>
        <w:ind w:firstLine="567"/>
        <w:jc w:val="center"/>
        <w:rPr>
          <w:lang w:val="vi-VN"/>
        </w:rPr>
      </w:pPr>
    </w:p>
    <w:p w14:paraId="61BD3156" w14:textId="77777777" w:rsidR="00D35811" w:rsidRPr="00FD4E01" w:rsidRDefault="00D35811" w:rsidP="00D35811">
      <w:pPr>
        <w:snapToGrid w:val="0"/>
        <w:spacing w:line="300" w:lineRule="auto"/>
        <w:ind w:firstLine="567"/>
        <w:jc w:val="both"/>
        <w:rPr>
          <w:b/>
          <w:color w:val="000000" w:themeColor="text1"/>
          <w:lang w:val="pt-BR"/>
        </w:rPr>
      </w:pPr>
      <w:r w:rsidRPr="00FD4E01">
        <w:rPr>
          <w:b/>
          <w:color w:val="000000" w:themeColor="text1"/>
          <w:lang w:val="pt-BR"/>
        </w:rPr>
        <w:t xml:space="preserve">1.Tiêu chí xét khen thưởng kỳ thi cấp trường năm học </w:t>
      </w:r>
      <w:r>
        <w:rPr>
          <w:b/>
          <w:color w:val="000000" w:themeColor="text1"/>
          <w:lang w:val="pt-BR"/>
        </w:rPr>
        <w:t>2025-2026</w:t>
      </w:r>
    </w:p>
    <w:p w14:paraId="321A9E2A" w14:textId="77777777" w:rsidR="00D35811" w:rsidRPr="00FD4E01" w:rsidRDefault="00D35811" w:rsidP="00D35811">
      <w:pPr>
        <w:widowControl w:val="0"/>
        <w:autoSpaceDE w:val="0"/>
        <w:autoSpaceDN w:val="0"/>
        <w:adjustRightInd w:val="0"/>
        <w:snapToGrid w:val="0"/>
        <w:spacing w:line="300" w:lineRule="auto"/>
        <w:ind w:firstLine="567"/>
        <w:jc w:val="both"/>
        <w:rPr>
          <w:color w:val="000000" w:themeColor="text1"/>
          <w:lang w:val="pt-BR"/>
        </w:rPr>
      </w:pPr>
      <w:r w:rsidRPr="00FD4E01">
        <w:rPr>
          <w:color w:val="000000" w:themeColor="text1"/>
          <w:lang w:val="pt-BR"/>
        </w:rPr>
        <w:t xml:space="preserve">- Tại kỳ thi IOE cấp trường năm học </w:t>
      </w:r>
      <w:r>
        <w:rPr>
          <w:color w:val="000000" w:themeColor="text1"/>
          <w:lang w:val="pt-BR"/>
        </w:rPr>
        <w:t>2025-2026</w:t>
      </w:r>
      <w:r w:rsidRPr="00FD4E01">
        <w:rPr>
          <w:color w:val="000000" w:themeColor="text1"/>
          <w:lang w:val="pt-BR"/>
        </w:rPr>
        <w:t xml:space="preserve">, BTC thực hiện </w:t>
      </w:r>
      <w:r w:rsidRPr="00663348">
        <w:rPr>
          <w:b/>
          <w:bCs/>
          <w:color w:val="000000" w:themeColor="text1"/>
          <w:lang w:val="pt-BR"/>
        </w:rPr>
        <w:t>xét khen thưởng</w:t>
      </w:r>
      <w:r w:rsidRPr="00FD4E01">
        <w:rPr>
          <w:color w:val="000000" w:themeColor="text1"/>
          <w:lang w:val="pt-BR"/>
        </w:rPr>
        <w:t xml:space="preserve"> cho các kết quả thi hợp lệ và </w:t>
      </w:r>
      <w:r>
        <w:rPr>
          <w:color w:val="000000" w:themeColor="text1"/>
          <w:lang w:val="pt-BR"/>
        </w:rPr>
        <w:t>đáp ứng</w:t>
      </w:r>
      <w:r w:rsidRPr="00FD4E01">
        <w:rPr>
          <w:color w:val="000000" w:themeColor="text1"/>
          <w:lang w:val="pt-BR"/>
        </w:rPr>
        <w:t xml:space="preserve"> các tiêu chí sau:</w:t>
      </w:r>
    </w:p>
    <w:p w14:paraId="423276A4" w14:textId="77777777" w:rsidR="00D35811" w:rsidRPr="00D418FB" w:rsidRDefault="00D35811" w:rsidP="00D35811">
      <w:pPr>
        <w:widowControl w:val="0"/>
        <w:autoSpaceDE w:val="0"/>
        <w:autoSpaceDN w:val="0"/>
        <w:adjustRightInd w:val="0"/>
        <w:snapToGrid w:val="0"/>
        <w:spacing w:line="300" w:lineRule="auto"/>
        <w:ind w:firstLine="567"/>
        <w:jc w:val="both"/>
        <w:rPr>
          <w:color w:val="000000" w:themeColor="text1"/>
          <w:lang w:val="pt-BR"/>
        </w:rPr>
      </w:pPr>
      <w:r>
        <w:rPr>
          <w:b/>
          <w:i/>
          <w:color w:val="000000" w:themeColor="text1"/>
          <w:lang w:val="pt-BR"/>
        </w:rPr>
        <w:t>Tiêu chí xét khen thưởng</w:t>
      </w:r>
      <w:r w:rsidRPr="00FD4E01">
        <w:rPr>
          <w:b/>
          <w:i/>
          <w:color w:val="000000" w:themeColor="text1"/>
          <w:lang w:val="pt-BR"/>
        </w:rPr>
        <w:t xml:space="preserve"> </w:t>
      </w:r>
      <w:r w:rsidRPr="00D418FB">
        <w:rPr>
          <w:b/>
          <w:i/>
          <w:color w:val="000000" w:themeColor="text1"/>
          <w:lang w:val="pt-BR"/>
        </w:rPr>
        <w:t>vinh danh toàn quốc:</w:t>
      </w:r>
      <w:r w:rsidRPr="00D418FB">
        <w:rPr>
          <w:color w:val="000000" w:themeColor="text1"/>
          <w:lang w:val="pt-BR"/>
        </w:rPr>
        <w:t xml:space="preserve"> Kết quả thi đạt tối thiểu 80% số điểm tối đa; tỉ lệ vinh danh mỗi khối học được phân bổ theo tỉ lệ học sinh tham gia dự thi của khối đó của các bảng A-B-C, cụ thể:</w:t>
      </w:r>
    </w:p>
    <w:p w14:paraId="24FE5310" w14:textId="77777777" w:rsidR="00D35811" w:rsidRPr="00220B90" w:rsidRDefault="00D35811" w:rsidP="00D35811">
      <w:pPr>
        <w:snapToGrid w:val="0"/>
        <w:spacing w:line="300" w:lineRule="auto"/>
        <w:ind w:firstLine="851"/>
        <w:jc w:val="both"/>
        <w:rPr>
          <w:iCs/>
          <w:lang w:val="pt-BR"/>
        </w:rPr>
      </w:pPr>
      <w:r w:rsidRPr="00D418FB">
        <w:rPr>
          <w:b/>
          <w:lang w:val="pt-BR"/>
        </w:rPr>
        <w:t>Bảng A gồm 0</w:t>
      </w:r>
      <w:r>
        <w:rPr>
          <w:b/>
          <w:lang w:val="pt-BR"/>
        </w:rPr>
        <w:t>6</w:t>
      </w:r>
      <w:r w:rsidRPr="00D418FB">
        <w:rPr>
          <w:b/>
          <w:lang w:val="pt-BR"/>
        </w:rPr>
        <w:t xml:space="preserve"> thành phố:</w:t>
      </w:r>
      <w:r w:rsidRPr="00D418FB">
        <w:rPr>
          <w:iCs/>
          <w:lang w:val="vi-VN"/>
        </w:rPr>
        <w:t xml:space="preserve"> Hà Nội; Hồ Chí Minh; Hải Phòng</w:t>
      </w:r>
      <w:r w:rsidRPr="00220B90">
        <w:rPr>
          <w:iCs/>
          <w:lang w:val="pt-BR"/>
        </w:rPr>
        <w:t>;</w:t>
      </w:r>
      <w:r>
        <w:rPr>
          <w:iCs/>
          <w:lang w:val="pt-BR"/>
        </w:rPr>
        <w:t xml:space="preserve"> </w:t>
      </w:r>
      <w:r w:rsidRPr="00D418FB">
        <w:rPr>
          <w:color w:val="000000" w:themeColor="text1"/>
          <w:lang w:val="vi-VN"/>
        </w:rPr>
        <w:t>Cần Thơ</w:t>
      </w:r>
      <w:r w:rsidRPr="00220B90">
        <w:rPr>
          <w:color w:val="000000" w:themeColor="text1"/>
          <w:lang w:val="pt-BR"/>
        </w:rPr>
        <w:t>;</w:t>
      </w:r>
      <w:r>
        <w:rPr>
          <w:iCs/>
          <w:lang w:val="pt-BR"/>
        </w:rPr>
        <w:t xml:space="preserve"> </w:t>
      </w:r>
      <w:r w:rsidRPr="00D418FB">
        <w:rPr>
          <w:color w:val="000000" w:themeColor="text1"/>
          <w:lang w:val="vi-VN"/>
        </w:rPr>
        <w:t>Đà Nẵng</w:t>
      </w:r>
      <w:r w:rsidRPr="00220B90">
        <w:rPr>
          <w:color w:val="000000" w:themeColor="text1"/>
          <w:lang w:val="pt-BR"/>
        </w:rPr>
        <w:t>;</w:t>
      </w:r>
      <w:r w:rsidRPr="00D418FB">
        <w:rPr>
          <w:color w:val="000000" w:themeColor="text1"/>
          <w:lang w:val="vi-VN"/>
        </w:rPr>
        <w:t xml:space="preserve"> Huế</w:t>
      </w:r>
    </w:p>
    <w:p w14:paraId="4BC54C5A" w14:textId="77777777" w:rsidR="00D35811" w:rsidRPr="00D418FB" w:rsidRDefault="00D35811" w:rsidP="00D35811">
      <w:pPr>
        <w:snapToGrid w:val="0"/>
        <w:spacing w:line="300" w:lineRule="auto"/>
        <w:ind w:firstLine="851"/>
        <w:jc w:val="both"/>
        <w:rPr>
          <w:color w:val="000000" w:themeColor="text1"/>
          <w:lang w:val="vi-VN"/>
        </w:rPr>
      </w:pPr>
      <w:r w:rsidRPr="00D418FB">
        <w:rPr>
          <w:b/>
          <w:lang w:val="pt-BR"/>
        </w:rPr>
        <w:t>Bảng B gồm 1</w:t>
      </w:r>
      <w:r>
        <w:rPr>
          <w:b/>
          <w:lang w:val="pt-BR"/>
        </w:rPr>
        <w:t>5</w:t>
      </w:r>
      <w:r w:rsidRPr="00D418FB">
        <w:rPr>
          <w:b/>
          <w:lang w:val="pt-BR"/>
        </w:rPr>
        <w:t xml:space="preserve"> tỉnh và thành phố</w:t>
      </w:r>
      <w:r w:rsidRPr="00D418FB">
        <w:rPr>
          <w:color w:val="000000" w:themeColor="text1"/>
          <w:lang w:val="vi-VN"/>
        </w:rPr>
        <w:t xml:space="preserve">: An Giang; Bắc Ninh; Cà Mau; </w:t>
      </w:r>
      <w:r w:rsidRPr="00D418FB">
        <w:rPr>
          <w:iCs/>
          <w:lang w:val="vi-VN"/>
        </w:rPr>
        <w:t xml:space="preserve">Đồng Nai; </w:t>
      </w:r>
      <w:r w:rsidRPr="00D418FB">
        <w:rPr>
          <w:color w:val="000000" w:themeColor="text1"/>
          <w:lang w:val="vi-VN"/>
        </w:rPr>
        <w:t xml:space="preserve">Đồng Tháp; Hà Tĩnh; Hưng Yên; Khánh Hòa; Ninh Bình; Nghệ An; </w:t>
      </w:r>
      <w:r w:rsidRPr="00D418FB">
        <w:rPr>
          <w:iCs/>
          <w:lang w:val="vi-VN"/>
        </w:rPr>
        <w:t xml:space="preserve">Quảng Ngãi; </w:t>
      </w:r>
      <w:r w:rsidRPr="00D418FB">
        <w:rPr>
          <w:color w:val="000000" w:themeColor="text1"/>
          <w:lang w:val="vi-VN"/>
        </w:rPr>
        <w:t>Quảng Trị; Tây Ninh; Thanh Hóa; Vĩnh Long.</w:t>
      </w:r>
    </w:p>
    <w:p w14:paraId="6B0EF3BB" w14:textId="77777777" w:rsidR="00D35811" w:rsidRPr="00D418FB" w:rsidRDefault="00D35811" w:rsidP="00D35811">
      <w:pPr>
        <w:widowControl w:val="0"/>
        <w:autoSpaceDE w:val="0"/>
        <w:autoSpaceDN w:val="0"/>
        <w:adjustRightInd w:val="0"/>
        <w:snapToGrid w:val="0"/>
        <w:spacing w:line="300" w:lineRule="auto"/>
        <w:ind w:firstLine="851"/>
        <w:jc w:val="both"/>
        <w:rPr>
          <w:color w:val="000000" w:themeColor="text1"/>
          <w:lang w:val="pt-BR"/>
        </w:rPr>
      </w:pPr>
      <w:r w:rsidRPr="00D418FB">
        <w:rPr>
          <w:b/>
          <w:lang w:val="pt-BR"/>
        </w:rPr>
        <w:t>Bảng C có 1</w:t>
      </w:r>
      <w:r>
        <w:rPr>
          <w:b/>
          <w:lang w:val="pt-BR"/>
        </w:rPr>
        <w:t>3</w:t>
      </w:r>
      <w:r w:rsidRPr="00D418FB">
        <w:rPr>
          <w:b/>
          <w:lang w:val="pt-BR"/>
        </w:rPr>
        <w:t xml:space="preserve"> tỉnh</w:t>
      </w:r>
      <w:r w:rsidRPr="00D418FB">
        <w:rPr>
          <w:lang w:val="pt-BR"/>
        </w:rPr>
        <w:t xml:space="preserve"> </w:t>
      </w:r>
      <w:r w:rsidRPr="00D418FB">
        <w:rPr>
          <w:iCs/>
          <w:lang w:val="vi-VN"/>
        </w:rPr>
        <w:t>gồm: Cao Bằng; Đắk Lắk; Điện Biên; Gia Lai; Lai Châu; Lạng Sơn; Lào Cai; Lâm Đồng; Phú Thọ; Quảng Ninh; Sơn La; Tuyên Quang; Thái Nguyên.</w:t>
      </w:r>
      <w:r w:rsidRPr="00D418FB">
        <w:rPr>
          <w:color w:val="000000" w:themeColor="text1"/>
          <w:lang w:val="pt-BR"/>
        </w:rPr>
        <w:t xml:space="preserve"> </w:t>
      </w:r>
    </w:p>
    <w:p w14:paraId="37A9415F" w14:textId="77777777" w:rsidR="00D35811" w:rsidRPr="00D418FB" w:rsidRDefault="00D35811" w:rsidP="00D35811">
      <w:pPr>
        <w:widowControl w:val="0"/>
        <w:autoSpaceDE w:val="0"/>
        <w:autoSpaceDN w:val="0"/>
        <w:adjustRightInd w:val="0"/>
        <w:snapToGrid w:val="0"/>
        <w:spacing w:line="300" w:lineRule="auto"/>
        <w:ind w:firstLine="567"/>
        <w:jc w:val="both"/>
        <w:rPr>
          <w:color w:val="000000" w:themeColor="text1"/>
          <w:lang w:val="pt-BR"/>
        </w:rPr>
      </w:pPr>
      <w:r>
        <w:rPr>
          <w:b/>
          <w:i/>
          <w:color w:val="000000" w:themeColor="text1"/>
          <w:lang w:val="pt-BR"/>
        </w:rPr>
        <w:t>Tiêu chí xét khen thưởng</w:t>
      </w:r>
      <w:r w:rsidRPr="00D418FB">
        <w:rPr>
          <w:b/>
          <w:i/>
          <w:color w:val="000000" w:themeColor="text1"/>
          <w:lang w:val="pt-BR"/>
        </w:rPr>
        <w:t xml:space="preserve"> vinh danh toàn tỉnh/thành phố:</w:t>
      </w:r>
      <w:r w:rsidRPr="00D418FB">
        <w:rPr>
          <w:color w:val="000000" w:themeColor="text1"/>
          <w:lang w:val="pt-BR"/>
        </w:rPr>
        <w:t xml:space="preserve"> Kết quả thi đạt tối thiểu 50% số điểm tối đa.</w:t>
      </w:r>
    </w:p>
    <w:p w14:paraId="733DBDD7" w14:textId="77777777" w:rsidR="00D35811" w:rsidRPr="00D418FB" w:rsidRDefault="00D35811" w:rsidP="00D35811">
      <w:pPr>
        <w:widowControl w:val="0"/>
        <w:autoSpaceDE w:val="0"/>
        <w:autoSpaceDN w:val="0"/>
        <w:adjustRightInd w:val="0"/>
        <w:snapToGrid w:val="0"/>
        <w:spacing w:line="300" w:lineRule="auto"/>
        <w:ind w:firstLine="567"/>
        <w:jc w:val="both"/>
        <w:rPr>
          <w:color w:val="000000" w:themeColor="text1"/>
          <w:lang w:val="pt-BR"/>
        </w:rPr>
      </w:pPr>
      <w:r>
        <w:rPr>
          <w:b/>
          <w:i/>
          <w:color w:val="000000" w:themeColor="text1"/>
          <w:lang w:val="pt-BR"/>
        </w:rPr>
        <w:t>Tiêu chí xét khen thưởng</w:t>
      </w:r>
      <w:r w:rsidRPr="00D418FB">
        <w:rPr>
          <w:b/>
          <w:i/>
          <w:color w:val="000000" w:themeColor="text1"/>
          <w:lang w:val="pt-BR"/>
        </w:rPr>
        <w:t xml:space="preserve"> vinh danh toàn trường</w:t>
      </w:r>
      <w:r w:rsidRPr="00D418FB">
        <w:rPr>
          <w:color w:val="000000" w:themeColor="text1"/>
          <w:lang w:val="pt-BR"/>
        </w:rPr>
        <w:t>: Kết quả thi đạt tối thiểu 50% số điểm tối đa.</w:t>
      </w:r>
    </w:p>
    <w:p w14:paraId="22A8C343" w14:textId="77777777" w:rsidR="00D35811" w:rsidRPr="00FD4E01" w:rsidRDefault="00D35811" w:rsidP="00D35811">
      <w:pPr>
        <w:widowControl w:val="0"/>
        <w:autoSpaceDE w:val="0"/>
        <w:autoSpaceDN w:val="0"/>
        <w:adjustRightInd w:val="0"/>
        <w:snapToGrid w:val="0"/>
        <w:spacing w:line="300" w:lineRule="auto"/>
        <w:ind w:firstLine="567"/>
        <w:jc w:val="both"/>
        <w:rPr>
          <w:color w:val="000000" w:themeColor="text1"/>
          <w:lang w:val="vi-VN"/>
        </w:rPr>
      </w:pPr>
      <w:r w:rsidRPr="00D418FB">
        <w:rPr>
          <w:color w:val="000000" w:themeColor="text1"/>
          <w:lang w:val="pt-BR"/>
        </w:rPr>
        <w:t>- Với các kết quả thi đạt cùng số điểm, BTC xét tiêu chí</w:t>
      </w:r>
      <w:r w:rsidRPr="00FD4E01">
        <w:rPr>
          <w:color w:val="000000" w:themeColor="text1"/>
          <w:lang w:val="pt-BR"/>
        </w:rPr>
        <w:t xml:space="preserve"> </w:t>
      </w:r>
      <w:r w:rsidRPr="00FD4E01">
        <w:rPr>
          <w:b/>
          <w:i/>
          <w:color w:val="000000" w:themeColor="text1"/>
          <w:lang w:val="pt-BR"/>
        </w:rPr>
        <w:t xml:space="preserve">Thời gian làm </w:t>
      </w:r>
      <w:r w:rsidRPr="00FD4E01">
        <w:rPr>
          <w:b/>
          <w:i/>
          <w:color w:val="000000" w:themeColor="text1"/>
          <w:spacing w:val="-4"/>
          <w:lang w:val="pt-BR"/>
        </w:rPr>
        <w:t>bài</w:t>
      </w:r>
      <w:r w:rsidRPr="00FD4E01">
        <w:rPr>
          <w:b/>
          <w:i/>
          <w:color w:val="000000" w:themeColor="text1"/>
          <w:lang w:val="pt-BR"/>
        </w:rPr>
        <w:t xml:space="preserve"> thi</w:t>
      </w:r>
      <w:r w:rsidRPr="00FD4E01">
        <w:rPr>
          <w:color w:val="000000" w:themeColor="text1"/>
          <w:lang w:val="pt-BR"/>
        </w:rPr>
        <w:t xml:space="preserve"> </w:t>
      </w:r>
      <w:r w:rsidRPr="00B226C8">
        <w:rPr>
          <w:color w:val="000000" w:themeColor="text1"/>
          <w:lang w:val="vi-VN"/>
        </w:rPr>
        <w:t xml:space="preserve">ngắn hơn được </w:t>
      </w:r>
      <w:r w:rsidRPr="00FD4E01">
        <w:rPr>
          <w:color w:val="000000" w:themeColor="text1"/>
          <w:lang w:val="vi-VN"/>
        </w:rPr>
        <w:t>xếp hạng cao hơn. Kết quả thi cùng điểm và thời gian làm bài có cùng thứ hạng khi xét vinh danh.</w:t>
      </w:r>
    </w:p>
    <w:p w14:paraId="3F57B962" w14:textId="77777777" w:rsidR="00D35811" w:rsidRPr="00332B0E" w:rsidRDefault="00D35811" w:rsidP="00D35811">
      <w:pPr>
        <w:widowControl w:val="0"/>
        <w:autoSpaceDE w:val="0"/>
        <w:autoSpaceDN w:val="0"/>
        <w:adjustRightInd w:val="0"/>
        <w:snapToGrid w:val="0"/>
        <w:spacing w:line="300" w:lineRule="auto"/>
        <w:ind w:firstLine="567"/>
        <w:jc w:val="both"/>
        <w:rPr>
          <w:color w:val="000000" w:themeColor="text1"/>
          <w:spacing w:val="-4"/>
          <w:lang w:val="vi-VN"/>
        </w:rPr>
      </w:pPr>
      <w:r w:rsidRPr="00332B0E">
        <w:rPr>
          <w:color w:val="000000" w:themeColor="text1"/>
          <w:spacing w:val="-4"/>
          <w:lang w:val="vi-VN"/>
        </w:rPr>
        <w:t>- Giải thưởng được trao theo thứ tự từ trên xuống cho đến hết số lượng quy định ở từng khối lớp.</w:t>
      </w:r>
    </w:p>
    <w:p w14:paraId="236FA87D" w14:textId="77777777" w:rsidR="00D35811" w:rsidRPr="007B6119" w:rsidRDefault="00D35811" w:rsidP="00D35811">
      <w:pPr>
        <w:widowControl w:val="0"/>
        <w:autoSpaceDE w:val="0"/>
        <w:autoSpaceDN w:val="0"/>
        <w:adjustRightInd w:val="0"/>
        <w:snapToGrid w:val="0"/>
        <w:spacing w:line="300" w:lineRule="auto"/>
        <w:ind w:firstLine="567"/>
        <w:jc w:val="both"/>
        <w:rPr>
          <w:color w:val="000000" w:themeColor="text1"/>
          <w:lang w:val="vi-VN"/>
        </w:rPr>
      </w:pPr>
    </w:p>
    <w:p w14:paraId="0D9F8C9E" w14:textId="77777777" w:rsidR="00D35811" w:rsidRPr="007B6119" w:rsidRDefault="00D35811" w:rsidP="00D35811">
      <w:pPr>
        <w:snapToGrid w:val="0"/>
        <w:spacing w:line="300" w:lineRule="auto"/>
        <w:ind w:firstLine="567"/>
        <w:jc w:val="both"/>
        <w:rPr>
          <w:b/>
          <w:color w:val="000000" w:themeColor="text1"/>
          <w:lang w:val="pt-BR"/>
        </w:rPr>
      </w:pPr>
      <w:r w:rsidRPr="007B6119">
        <w:rPr>
          <w:b/>
          <w:color w:val="000000" w:themeColor="text1"/>
          <w:lang w:val="pt-BR"/>
        </w:rPr>
        <w:t>2. Số lượng giải thưởng TỐI ĐA cho từng khối lớp tại kỳ thi cấp trường dự kiến như sau:</w:t>
      </w:r>
    </w:p>
    <w:p w14:paraId="3CE24EA2" w14:textId="77777777" w:rsidR="00D35811" w:rsidRPr="007B6119" w:rsidRDefault="00D35811" w:rsidP="00D35811">
      <w:pPr>
        <w:snapToGrid w:val="0"/>
        <w:spacing w:line="300" w:lineRule="auto"/>
        <w:jc w:val="both"/>
        <w:rPr>
          <w:b/>
          <w:i/>
          <w:color w:val="000000" w:themeColor="text1"/>
          <w:lang w:val="pt-BR"/>
        </w:rPr>
      </w:pPr>
      <w:r w:rsidRPr="007B6119">
        <w:rPr>
          <w:b/>
          <w:i/>
          <w:color w:val="000000" w:themeColor="text1"/>
          <w:lang w:val="vi-VN"/>
        </w:rPr>
        <w:t>Đối với khối tiểu học (</w:t>
      </w:r>
      <w:r w:rsidRPr="007B6119">
        <w:rPr>
          <w:b/>
          <w:i/>
          <w:color w:val="000000" w:themeColor="text1"/>
          <w:lang w:val="pt-BR"/>
        </w:rPr>
        <w:t>khối</w:t>
      </w:r>
      <w:r w:rsidRPr="007B6119">
        <w:rPr>
          <w:b/>
          <w:i/>
          <w:color w:val="000000" w:themeColor="text1"/>
          <w:lang w:val="vi-VN"/>
        </w:rPr>
        <w:t xml:space="preserve"> </w:t>
      </w:r>
      <w:r w:rsidRPr="007B6119">
        <w:rPr>
          <w:b/>
          <w:i/>
          <w:color w:val="000000" w:themeColor="text1"/>
          <w:lang w:val="pt-BR"/>
        </w:rPr>
        <w:t xml:space="preserve">1, 2, </w:t>
      </w:r>
      <w:r w:rsidRPr="007B6119">
        <w:rPr>
          <w:b/>
          <w:i/>
          <w:color w:val="000000" w:themeColor="text1"/>
          <w:lang w:val="vi-VN"/>
        </w:rPr>
        <w:t>3,</w:t>
      </w:r>
      <w:r w:rsidRPr="007B6119">
        <w:rPr>
          <w:b/>
          <w:i/>
          <w:color w:val="000000" w:themeColor="text1"/>
          <w:lang w:val="pt-BR"/>
        </w:rPr>
        <w:t xml:space="preserve"> </w:t>
      </w:r>
      <w:r w:rsidRPr="007B6119">
        <w:rPr>
          <w:b/>
          <w:i/>
          <w:color w:val="000000" w:themeColor="text1"/>
          <w:lang w:val="vi-VN"/>
        </w:rPr>
        <w:t>4,</w:t>
      </w:r>
      <w:r w:rsidRPr="007B6119">
        <w:rPr>
          <w:b/>
          <w:i/>
          <w:color w:val="000000" w:themeColor="text1"/>
          <w:lang w:val="pt-BR"/>
        </w:rPr>
        <w:t xml:space="preserve"> </w:t>
      </w:r>
      <w:r w:rsidRPr="007B6119">
        <w:rPr>
          <w:b/>
          <w:i/>
          <w:color w:val="000000" w:themeColor="text1"/>
          <w:lang w:val="vi-VN"/>
        </w:rPr>
        <w:t>5)</w:t>
      </w:r>
      <w:r w:rsidRPr="007B6119">
        <w:rPr>
          <w:b/>
          <w:i/>
          <w:color w:val="000000" w:themeColor="text1"/>
          <w:lang w:val="pt-BR"/>
        </w:rPr>
        <w:t>:</w:t>
      </w:r>
    </w:p>
    <w:p w14:paraId="50EF7065"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pt-BR"/>
        </w:rPr>
        <w:t xml:space="preserve">- </w:t>
      </w:r>
      <w:r w:rsidRPr="007B6119">
        <w:rPr>
          <w:b/>
          <w:color w:val="000000" w:themeColor="text1"/>
          <w:lang w:val="vi-VN"/>
        </w:rPr>
        <w:t xml:space="preserve">Xếp giải theo kết quả </w:t>
      </w:r>
      <w:r w:rsidRPr="007B6119">
        <w:rPr>
          <w:b/>
          <w:color w:val="000000" w:themeColor="text1"/>
          <w:lang w:val="pt-BR"/>
        </w:rPr>
        <w:t>t</w:t>
      </w:r>
      <w:r w:rsidRPr="007B6119">
        <w:rPr>
          <w:b/>
          <w:color w:val="000000" w:themeColor="text1"/>
          <w:lang w:val="vi-VN"/>
        </w:rPr>
        <w:t>oàn quốc</w:t>
      </w:r>
      <w:r w:rsidRPr="007B6119">
        <w:rPr>
          <w:b/>
          <w:color w:val="000000" w:themeColor="text1"/>
          <w:lang w:val="pt-BR"/>
        </w:rPr>
        <w:t>:</w:t>
      </w:r>
    </w:p>
    <w:p w14:paraId="0CB7C0D7"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t>TOP</w:t>
      </w:r>
      <w:r w:rsidRPr="007B6119">
        <w:rPr>
          <w:b/>
          <w:color w:val="000000" w:themeColor="text1"/>
          <w:lang w:val="vi-VN"/>
        </w:rPr>
        <w:t xml:space="preserve"> 1.500</w:t>
      </w:r>
      <w:r w:rsidRPr="007B6119">
        <w:rPr>
          <w:color w:val="000000" w:themeColor="text1"/>
          <w:lang w:val="vi-VN"/>
        </w:rPr>
        <w:t xml:space="preserve"> thí sinh có kết quả thi cao nhất của </w:t>
      </w:r>
      <w:r w:rsidRPr="007B6119">
        <w:rPr>
          <w:color w:val="000000" w:themeColor="text1"/>
          <w:lang w:val="pt-BR"/>
        </w:rPr>
        <w:t>mỗi khối lớp</w:t>
      </w:r>
      <w:r w:rsidRPr="007B6119">
        <w:rPr>
          <w:color w:val="000000" w:themeColor="text1"/>
          <w:lang w:val="vi-VN"/>
        </w:rPr>
        <w:t xml:space="preserve"> </w:t>
      </w:r>
      <w:r w:rsidRPr="007B6119">
        <w:rPr>
          <w:color w:val="000000" w:themeColor="text1"/>
          <w:lang w:val="pt-BR"/>
        </w:rPr>
        <w:t>trên toàn quốc,</w:t>
      </w:r>
      <w:r w:rsidRPr="007B6119">
        <w:rPr>
          <w:color w:val="000000" w:themeColor="text1"/>
          <w:lang w:val="vi-VN"/>
        </w:rPr>
        <w:t xml:space="preserve"> gồm 150 giải Nhất; 300 giải Nhì; 450 giải Ba và 600 giải Khuyến khích. Học sinh nhận Giấy chứng nhận (GCN) bản cứng của BTC.</w:t>
      </w:r>
    </w:p>
    <w:p w14:paraId="006DAC09" w14:textId="77777777" w:rsidR="00D35811" w:rsidRPr="007B6119" w:rsidRDefault="00D35811" w:rsidP="00D35811">
      <w:pPr>
        <w:snapToGrid w:val="0"/>
        <w:spacing w:line="300" w:lineRule="auto"/>
        <w:ind w:firstLine="567"/>
        <w:jc w:val="both"/>
        <w:rPr>
          <w:color w:val="000000" w:themeColor="text1"/>
          <w:lang w:val="vi-VN"/>
        </w:rPr>
      </w:pPr>
      <w:r w:rsidRPr="007B6119">
        <w:rPr>
          <w:color w:val="000000" w:themeColor="text1"/>
          <w:lang w:val="vi-VN"/>
        </w:rPr>
        <w:t xml:space="preserve">Ngoài ra, </w:t>
      </w:r>
      <w:r w:rsidRPr="007B6119">
        <w:rPr>
          <w:b/>
          <w:bCs/>
          <w:color w:val="000000" w:themeColor="text1"/>
          <w:lang w:val="vi-VN"/>
        </w:rPr>
        <w:t>Top 50 học sinh</w:t>
      </w:r>
      <w:r w:rsidRPr="007B6119">
        <w:rPr>
          <w:color w:val="000000" w:themeColor="text1"/>
          <w:lang w:val="vi-VN"/>
        </w:rPr>
        <w:t xml:space="preserve"> đạt kết quả cao nhất mỗi khối lớp sẽ nhận được Bộ quà tặng IOE cùng với Giấy chứng nhận đã nêu ở trên.</w:t>
      </w:r>
    </w:p>
    <w:p w14:paraId="0A6D8407"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vi-VN"/>
        </w:rPr>
        <w:t>- Xếp giải theo kết quả toàn tỉnh/thành phố:</w:t>
      </w:r>
    </w:p>
    <w:p w14:paraId="266EC136"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t xml:space="preserve">Tại mỗi tỉnh/thành phố, BTC </w:t>
      </w:r>
      <w:r>
        <w:rPr>
          <w:b/>
          <w:color w:val="000000" w:themeColor="text1"/>
          <w:lang w:val="pt-BR"/>
        </w:rPr>
        <w:t>xếp</w:t>
      </w:r>
      <w:r>
        <w:rPr>
          <w:b/>
          <w:color w:val="000000" w:themeColor="text1"/>
          <w:lang w:val="vi-VN"/>
        </w:rPr>
        <w:t xml:space="preserve"> giải </w:t>
      </w:r>
      <w:r w:rsidRPr="007B6119">
        <w:rPr>
          <w:b/>
          <w:color w:val="000000" w:themeColor="text1"/>
          <w:lang w:val="pt-BR"/>
        </w:rPr>
        <w:t xml:space="preserve">cho </w:t>
      </w:r>
      <w:r>
        <w:rPr>
          <w:b/>
          <w:color w:val="000000" w:themeColor="text1"/>
          <w:lang w:val="pt-BR"/>
        </w:rPr>
        <w:t>TOP</w:t>
      </w:r>
      <w:r>
        <w:rPr>
          <w:b/>
          <w:color w:val="000000" w:themeColor="text1"/>
          <w:lang w:val="vi-VN"/>
        </w:rPr>
        <w:t xml:space="preserve"> </w:t>
      </w:r>
      <w:r w:rsidRPr="007B6119">
        <w:rPr>
          <w:b/>
          <w:color w:val="000000" w:themeColor="text1"/>
          <w:lang w:val="pt-BR"/>
        </w:rPr>
        <w:t xml:space="preserve">20% số học sinh dự thi của mỗi khối lớp. </w:t>
      </w:r>
      <w:r w:rsidRPr="007B6119">
        <w:rPr>
          <w:color w:val="000000" w:themeColor="text1"/>
          <w:lang w:val="pt-BR"/>
        </w:rPr>
        <w:t>Số lượng giải</w:t>
      </w:r>
      <w:r w:rsidRPr="007B6119">
        <w:rPr>
          <w:color w:val="000000" w:themeColor="text1"/>
          <w:lang w:val="vi-VN"/>
        </w:rPr>
        <w:t xml:space="preserve"> Nhất – Nhì – Ba – Khuyến khích theo tỉ lệ 10%</w:t>
      </w:r>
      <w:r w:rsidRPr="00AB72D8">
        <w:rPr>
          <w:color w:val="000000" w:themeColor="text1"/>
          <w:lang w:val="pt-BR"/>
        </w:rPr>
        <w:t xml:space="preserve"> </w:t>
      </w:r>
      <w:r w:rsidRPr="007B6119">
        <w:rPr>
          <w:color w:val="000000" w:themeColor="text1"/>
          <w:lang w:val="vi-VN"/>
        </w:rPr>
        <w:t>–</w:t>
      </w:r>
      <w:r>
        <w:rPr>
          <w:color w:val="000000" w:themeColor="text1"/>
          <w:lang w:val="pt-BR"/>
        </w:rPr>
        <w:t xml:space="preserve"> </w:t>
      </w:r>
      <w:r w:rsidRPr="007B6119">
        <w:rPr>
          <w:color w:val="000000" w:themeColor="text1"/>
          <w:lang w:val="vi-VN"/>
        </w:rPr>
        <w:t xml:space="preserve">20% – 30% – 40% trên tổng số lượng học sinh đủ điều kiện xét </w:t>
      </w:r>
      <w:r>
        <w:rPr>
          <w:color w:val="000000" w:themeColor="text1"/>
          <w:lang w:val="vi-VN"/>
        </w:rPr>
        <w:t xml:space="preserve">giải </w:t>
      </w:r>
      <w:r w:rsidRPr="007B6119">
        <w:rPr>
          <w:color w:val="000000" w:themeColor="text1"/>
          <w:lang w:val="pt-BR"/>
        </w:rPr>
        <w:t xml:space="preserve">theo tiêu chí tại mục 1. </w:t>
      </w:r>
      <w:r w:rsidRPr="007B6119">
        <w:rPr>
          <w:color w:val="000000" w:themeColor="text1"/>
          <w:lang w:val="vi-VN"/>
        </w:rPr>
        <w:t xml:space="preserve">Học sinh nhận </w:t>
      </w:r>
      <w:r w:rsidRPr="007B6119">
        <w:rPr>
          <w:color w:val="000000" w:themeColor="text1"/>
          <w:lang w:val="pt-BR"/>
        </w:rPr>
        <w:t xml:space="preserve">Giấy chứng nhận </w:t>
      </w:r>
      <w:r w:rsidRPr="007B6119">
        <w:rPr>
          <w:color w:val="000000" w:themeColor="text1"/>
          <w:lang w:val="vi-VN"/>
        </w:rPr>
        <w:t>điện tử</w:t>
      </w:r>
      <w:r>
        <w:rPr>
          <w:color w:val="000000" w:themeColor="text1"/>
          <w:lang w:val="vi-VN"/>
        </w:rPr>
        <w:t xml:space="preserve"> (GCN điện tử hiển thị trong</w:t>
      </w:r>
      <w:r w:rsidRPr="007B6119">
        <w:rPr>
          <w:color w:val="000000" w:themeColor="text1"/>
          <w:lang w:val="vi-VN"/>
        </w:rPr>
        <w:t xml:space="preserve"> tài khoản quản lý thi IOE của Sở/</w:t>
      </w:r>
      <w:r w:rsidRPr="007B6119">
        <w:rPr>
          <w:color w:val="000000" w:themeColor="text1"/>
          <w:lang w:val="pt-BR"/>
        </w:rPr>
        <w:t>Xã, Phường, Đặc khu</w:t>
      </w:r>
      <w:r w:rsidRPr="007B6119">
        <w:rPr>
          <w:color w:val="000000" w:themeColor="text1"/>
          <w:lang w:val="vi-VN"/>
        </w:rPr>
        <w:t xml:space="preserve"> và tài khoản giáo viên quản trị trường</w:t>
      </w:r>
      <w:r>
        <w:rPr>
          <w:color w:val="000000" w:themeColor="text1"/>
          <w:lang w:val="vi-VN"/>
        </w:rPr>
        <w:t>)</w:t>
      </w:r>
      <w:r w:rsidRPr="007B6119">
        <w:rPr>
          <w:color w:val="000000" w:themeColor="text1"/>
          <w:lang w:val="vi-VN"/>
        </w:rPr>
        <w:t>.</w:t>
      </w:r>
    </w:p>
    <w:p w14:paraId="01F6EA3C"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vi-VN"/>
        </w:rPr>
        <w:t>- Xếp giải theo kết quả toàn trường:</w:t>
      </w:r>
    </w:p>
    <w:p w14:paraId="78849EB4"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lastRenderedPageBreak/>
        <w:t xml:space="preserve">Tại mỗi Nhà trường tham dự, BTC </w:t>
      </w:r>
      <w:r>
        <w:rPr>
          <w:b/>
          <w:color w:val="000000" w:themeColor="text1"/>
          <w:lang w:val="pt-BR"/>
        </w:rPr>
        <w:t>xếp giải</w:t>
      </w:r>
      <w:r w:rsidRPr="007B6119">
        <w:rPr>
          <w:b/>
          <w:color w:val="000000" w:themeColor="text1"/>
          <w:lang w:val="pt-BR"/>
        </w:rPr>
        <w:t xml:space="preserve"> cho</w:t>
      </w:r>
      <w:r>
        <w:rPr>
          <w:b/>
          <w:color w:val="000000" w:themeColor="text1"/>
          <w:lang w:val="pt-BR"/>
        </w:rPr>
        <w:t xml:space="preserve"> TOP</w:t>
      </w:r>
      <w:r w:rsidRPr="007B6119">
        <w:rPr>
          <w:b/>
          <w:color w:val="000000" w:themeColor="text1"/>
          <w:lang w:val="pt-BR"/>
        </w:rPr>
        <w:t xml:space="preserve"> 20% số học sinh tham gia dự thi của mỗi khối lớp. </w:t>
      </w:r>
      <w:r w:rsidRPr="007B6119">
        <w:rPr>
          <w:color w:val="000000" w:themeColor="text1"/>
          <w:lang w:val="pt-BR"/>
        </w:rPr>
        <w:t>Số lượng giải</w:t>
      </w:r>
      <w:r w:rsidRPr="007B6119">
        <w:rPr>
          <w:color w:val="000000" w:themeColor="text1"/>
          <w:lang w:val="vi-VN"/>
        </w:rPr>
        <w:t xml:space="preserve"> Nhất – Nhì – Ba – Khuyến khích theo tỉ lệ 10% –</w:t>
      </w:r>
      <w:r w:rsidRPr="007B6119">
        <w:rPr>
          <w:color w:val="000000" w:themeColor="text1"/>
          <w:lang w:val="pt-BR"/>
        </w:rPr>
        <w:t xml:space="preserve"> </w:t>
      </w:r>
      <w:r w:rsidRPr="007B6119">
        <w:rPr>
          <w:color w:val="000000" w:themeColor="text1"/>
          <w:lang w:val="vi-VN"/>
        </w:rPr>
        <w:t>20% – 30% – 40% trên tổng số lượng học sinh đủ điều kiện xét khen thưởng</w:t>
      </w:r>
      <w:r w:rsidRPr="007B6119">
        <w:rPr>
          <w:color w:val="000000" w:themeColor="text1"/>
          <w:lang w:val="pt-BR"/>
        </w:rPr>
        <w:t xml:space="preserve"> theo tiêu chí tại mục 1. </w:t>
      </w:r>
      <w:r w:rsidRPr="007B6119">
        <w:rPr>
          <w:color w:val="000000" w:themeColor="text1"/>
          <w:lang w:val="vi-VN"/>
        </w:rPr>
        <w:t xml:space="preserve">Học sinh nhận </w:t>
      </w:r>
      <w:r w:rsidRPr="007B6119">
        <w:rPr>
          <w:color w:val="000000" w:themeColor="text1"/>
          <w:lang w:val="pt-BR"/>
        </w:rPr>
        <w:t xml:space="preserve">Giấy chứng nhận </w:t>
      </w:r>
      <w:r w:rsidRPr="007B6119">
        <w:rPr>
          <w:color w:val="000000" w:themeColor="text1"/>
          <w:lang w:val="vi-VN"/>
        </w:rPr>
        <w:t>điện tử</w:t>
      </w:r>
      <w:r>
        <w:rPr>
          <w:color w:val="000000" w:themeColor="text1"/>
          <w:lang w:val="vi-VN"/>
        </w:rPr>
        <w:t xml:space="preserve"> (GCN điện tử hiển thị trong</w:t>
      </w:r>
      <w:r w:rsidRPr="007B6119">
        <w:rPr>
          <w:color w:val="000000" w:themeColor="text1"/>
          <w:lang w:val="vi-VN"/>
        </w:rPr>
        <w:t xml:space="preserve"> tài khoản quản lý thi IOE của Sở/</w:t>
      </w:r>
      <w:r w:rsidRPr="007B6119">
        <w:rPr>
          <w:color w:val="000000" w:themeColor="text1"/>
          <w:lang w:val="pt-BR"/>
        </w:rPr>
        <w:t>Xã, Phường, Đặc khu</w:t>
      </w:r>
      <w:r w:rsidRPr="007B6119">
        <w:rPr>
          <w:color w:val="000000" w:themeColor="text1"/>
          <w:lang w:val="vi-VN"/>
        </w:rPr>
        <w:t xml:space="preserve"> và tài khoản giáo viên quản trị trường</w:t>
      </w:r>
      <w:r>
        <w:rPr>
          <w:color w:val="000000" w:themeColor="text1"/>
          <w:lang w:val="vi-VN"/>
        </w:rPr>
        <w:t>)</w:t>
      </w:r>
      <w:r w:rsidRPr="007B6119">
        <w:rPr>
          <w:color w:val="000000" w:themeColor="text1"/>
          <w:lang w:val="vi-VN"/>
        </w:rPr>
        <w:t>.</w:t>
      </w:r>
    </w:p>
    <w:p w14:paraId="12C9499B" w14:textId="77777777" w:rsidR="00D35811" w:rsidRPr="007B6119" w:rsidRDefault="00D35811" w:rsidP="00D35811">
      <w:pPr>
        <w:snapToGrid w:val="0"/>
        <w:spacing w:line="300" w:lineRule="auto"/>
        <w:jc w:val="both"/>
        <w:rPr>
          <w:color w:val="000000" w:themeColor="text1"/>
          <w:lang w:val="vi-VN"/>
        </w:rPr>
      </w:pPr>
    </w:p>
    <w:p w14:paraId="4F1988F6" w14:textId="77777777" w:rsidR="00D35811" w:rsidRPr="007B6119" w:rsidRDefault="00D35811" w:rsidP="00D35811">
      <w:pPr>
        <w:snapToGrid w:val="0"/>
        <w:spacing w:line="300" w:lineRule="auto"/>
        <w:jc w:val="both"/>
        <w:rPr>
          <w:b/>
          <w:i/>
          <w:color w:val="000000" w:themeColor="text1"/>
          <w:lang w:val="vi-VN"/>
        </w:rPr>
      </w:pPr>
      <w:r w:rsidRPr="007B6119">
        <w:rPr>
          <w:b/>
          <w:i/>
          <w:color w:val="000000" w:themeColor="text1"/>
          <w:lang w:val="vi-VN"/>
        </w:rPr>
        <w:t>Đối với khối THCS (khối 6, 7, 8, 9):</w:t>
      </w:r>
    </w:p>
    <w:p w14:paraId="21A8346A"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vi-VN"/>
        </w:rPr>
        <w:t>- Xếp giải theo kết quả toàn quốc:</w:t>
      </w:r>
    </w:p>
    <w:p w14:paraId="4CEF8153"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t>TOP</w:t>
      </w:r>
      <w:r w:rsidRPr="007B6119">
        <w:rPr>
          <w:b/>
          <w:color w:val="000000" w:themeColor="text1"/>
          <w:lang w:val="vi-VN"/>
        </w:rPr>
        <w:t xml:space="preserve"> 700</w:t>
      </w:r>
      <w:r w:rsidRPr="007B6119">
        <w:rPr>
          <w:color w:val="000000" w:themeColor="text1"/>
          <w:lang w:val="vi-VN"/>
        </w:rPr>
        <w:t xml:space="preserve"> thí sinh có kết quả thi cao nhất của </w:t>
      </w:r>
      <w:r w:rsidRPr="007B6119">
        <w:rPr>
          <w:color w:val="000000" w:themeColor="text1"/>
          <w:lang w:val="pt-BR"/>
        </w:rPr>
        <w:t>mỗi khối lớp</w:t>
      </w:r>
      <w:r w:rsidRPr="007B6119">
        <w:rPr>
          <w:color w:val="000000" w:themeColor="text1"/>
          <w:lang w:val="vi-VN"/>
        </w:rPr>
        <w:t xml:space="preserve"> </w:t>
      </w:r>
      <w:r w:rsidRPr="007B6119">
        <w:rPr>
          <w:color w:val="000000" w:themeColor="text1"/>
          <w:lang w:val="pt-BR"/>
        </w:rPr>
        <w:t>trên toàn quốc,</w:t>
      </w:r>
      <w:r w:rsidRPr="007B6119">
        <w:rPr>
          <w:color w:val="000000" w:themeColor="text1"/>
          <w:lang w:val="vi-VN"/>
        </w:rPr>
        <w:t xml:space="preserve"> gồm 70 giải Nhất; 140 giải Nhì; 210 giải Ba và 280 giải Khuyến khích</w:t>
      </w:r>
      <w:r w:rsidRPr="008131D2">
        <w:rPr>
          <w:color w:val="000000" w:themeColor="text1"/>
          <w:lang w:val="vi-VN"/>
        </w:rPr>
        <w:t>: Học sinh nhận Giấy chứng nhận (GCN) bản cứng của BTC.</w:t>
      </w:r>
    </w:p>
    <w:p w14:paraId="1B413D8C" w14:textId="77777777" w:rsidR="00D35811" w:rsidRPr="007B6119" w:rsidRDefault="00D35811" w:rsidP="00D35811">
      <w:pPr>
        <w:snapToGrid w:val="0"/>
        <w:spacing w:line="300" w:lineRule="auto"/>
        <w:ind w:firstLine="567"/>
        <w:jc w:val="both"/>
        <w:rPr>
          <w:color w:val="000000" w:themeColor="text1"/>
          <w:lang w:val="vi-VN"/>
        </w:rPr>
      </w:pPr>
      <w:r w:rsidRPr="007B6119">
        <w:rPr>
          <w:color w:val="000000" w:themeColor="text1"/>
          <w:lang w:val="vi-VN"/>
        </w:rPr>
        <w:t xml:space="preserve">Ngoài ra, </w:t>
      </w:r>
      <w:r w:rsidRPr="007B6119">
        <w:rPr>
          <w:b/>
          <w:bCs/>
          <w:color w:val="000000" w:themeColor="text1"/>
          <w:lang w:val="vi-VN"/>
        </w:rPr>
        <w:t>T</w:t>
      </w:r>
      <w:r w:rsidRPr="00CA3303">
        <w:rPr>
          <w:b/>
          <w:bCs/>
          <w:color w:val="000000" w:themeColor="text1"/>
          <w:lang w:val="vi-VN"/>
        </w:rPr>
        <w:t>OP</w:t>
      </w:r>
      <w:r w:rsidRPr="007B6119">
        <w:rPr>
          <w:b/>
          <w:bCs/>
          <w:color w:val="000000" w:themeColor="text1"/>
          <w:lang w:val="vi-VN"/>
        </w:rPr>
        <w:t xml:space="preserve"> 50 học sinh</w:t>
      </w:r>
      <w:r w:rsidRPr="007B6119">
        <w:rPr>
          <w:color w:val="000000" w:themeColor="text1"/>
          <w:lang w:val="vi-VN"/>
        </w:rPr>
        <w:t xml:space="preserve"> đạt kết quả cao nhất mỗi khối lớp sẽ nhận được Bộ quà tặng IOE cùng với Giấy chứng nhận đã nêu ở trên.</w:t>
      </w:r>
    </w:p>
    <w:p w14:paraId="30E2E905"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vi-VN"/>
        </w:rPr>
        <w:t>- Xếp giải theo kết quả toàn tỉnh/thành phố:</w:t>
      </w:r>
    </w:p>
    <w:p w14:paraId="0C123166"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t xml:space="preserve">Tại mỗi tỉnh/thành phố, BTC </w:t>
      </w:r>
      <w:r>
        <w:rPr>
          <w:b/>
          <w:color w:val="000000" w:themeColor="text1"/>
          <w:lang w:val="pt-BR"/>
        </w:rPr>
        <w:t>xếp</w:t>
      </w:r>
      <w:r>
        <w:rPr>
          <w:b/>
          <w:color w:val="000000" w:themeColor="text1"/>
          <w:lang w:val="vi-VN"/>
        </w:rPr>
        <w:t xml:space="preserve"> giải </w:t>
      </w:r>
      <w:r w:rsidRPr="007B6119">
        <w:rPr>
          <w:b/>
          <w:color w:val="000000" w:themeColor="text1"/>
          <w:lang w:val="pt-BR"/>
        </w:rPr>
        <w:t xml:space="preserve">cho </w:t>
      </w:r>
      <w:r>
        <w:rPr>
          <w:b/>
          <w:color w:val="000000" w:themeColor="text1"/>
          <w:lang w:val="pt-BR"/>
        </w:rPr>
        <w:t>TOP</w:t>
      </w:r>
      <w:r>
        <w:rPr>
          <w:b/>
          <w:color w:val="000000" w:themeColor="text1"/>
          <w:lang w:val="vi-VN"/>
        </w:rPr>
        <w:t xml:space="preserve"> </w:t>
      </w:r>
      <w:r w:rsidRPr="007B6119">
        <w:rPr>
          <w:b/>
          <w:color w:val="000000" w:themeColor="text1"/>
          <w:lang w:val="pt-BR"/>
        </w:rPr>
        <w:t xml:space="preserve">20% số học sinh dự thi của mỗi khối lớp. </w:t>
      </w:r>
      <w:r w:rsidRPr="007B6119">
        <w:rPr>
          <w:color w:val="000000" w:themeColor="text1"/>
          <w:lang w:val="pt-BR"/>
        </w:rPr>
        <w:t>Số lượng giải</w:t>
      </w:r>
      <w:r w:rsidRPr="007B6119">
        <w:rPr>
          <w:color w:val="000000" w:themeColor="text1"/>
          <w:lang w:val="vi-VN"/>
        </w:rPr>
        <w:t xml:space="preserve"> Nhất – Nhì – Ba – Khuyến khích theo tỉ lệ 10% –</w:t>
      </w:r>
      <w:r w:rsidRPr="007B6119">
        <w:rPr>
          <w:color w:val="000000" w:themeColor="text1"/>
          <w:lang w:val="pt-BR"/>
        </w:rPr>
        <w:t xml:space="preserve"> </w:t>
      </w:r>
      <w:r w:rsidRPr="007B6119">
        <w:rPr>
          <w:color w:val="000000" w:themeColor="text1"/>
          <w:lang w:val="vi-VN"/>
        </w:rPr>
        <w:t xml:space="preserve">20% – 30% – 40% trên tổng số lượng học sinh đủ điều kiện xét </w:t>
      </w:r>
      <w:r>
        <w:rPr>
          <w:color w:val="000000" w:themeColor="text1"/>
          <w:lang w:val="vi-VN"/>
        </w:rPr>
        <w:t xml:space="preserve">giải </w:t>
      </w:r>
      <w:r w:rsidRPr="007B6119">
        <w:rPr>
          <w:color w:val="000000" w:themeColor="text1"/>
          <w:lang w:val="pt-BR"/>
        </w:rPr>
        <w:t xml:space="preserve">theo tiêu chí tại mục 1. </w:t>
      </w:r>
      <w:r w:rsidRPr="007B6119">
        <w:rPr>
          <w:color w:val="000000" w:themeColor="text1"/>
          <w:lang w:val="vi-VN"/>
        </w:rPr>
        <w:t xml:space="preserve">Học sinh nhận </w:t>
      </w:r>
      <w:r w:rsidRPr="007B6119">
        <w:rPr>
          <w:color w:val="000000" w:themeColor="text1"/>
          <w:lang w:val="pt-BR"/>
        </w:rPr>
        <w:t xml:space="preserve">Giấy chứng nhận </w:t>
      </w:r>
      <w:r w:rsidRPr="007B6119">
        <w:rPr>
          <w:color w:val="000000" w:themeColor="text1"/>
          <w:lang w:val="vi-VN"/>
        </w:rPr>
        <w:t>điện tử</w:t>
      </w:r>
      <w:r>
        <w:rPr>
          <w:color w:val="000000" w:themeColor="text1"/>
          <w:lang w:val="vi-VN"/>
        </w:rPr>
        <w:t xml:space="preserve"> (GCN điện tử hiển thị trong</w:t>
      </w:r>
      <w:r w:rsidRPr="007B6119">
        <w:rPr>
          <w:color w:val="000000" w:themeColor="text1"/>
          <w:lang w:val="vi-VN"/>
        </w:rPr>
        <w:t xml:space="preserve"> tài khoản quản lý thi IOE của Sở/</w:t>
      </w:r>
      <w:r w:rsidRPr="007B6119">
        <w:rPr>
          <w:color w:val="000000" w:themeColor="text1"/>
          <w:lang w:val="pt-BR"/>
        </w:rPr>
        <w:t>Xã, Phường, Đặc khu</w:t>
      </w:r>
      <w:r w:rsidRPr="007B6119">
        <w:rPr>
          <w:color w:val="000000" w:themeColor="text1"/>
          <w:lang w:val="vi-VN"/>
        </w:rPr>
        <w:t xml:space="preserve"> và tài khoản giáo viên quản trị trường</w:t>
      </w:r>
      <w:r>
        <w:rPr>
          <w:color w:val="000000" w:themeColor="text1"/>
          <w:lang w:val="vi-VN"/>
        </w:rPr>
        <w:t>)</w:t>
      </w:r>
      <w:r w:rsidRPr="007B6119">
        <w:rPr>
          <w:color w:val="000000" w:themeColor="text1"/>
          <w:lang w:val="vi-VN"/>
        </w:rPr>
        <w:t>.</w:t>
      </w:r>
    </w:p>
    <w:p w14:paraId="30FDBB98" w14:textId="77777777" w:rsidR="00D35811" w:rsidRPr="007B6119" w:rsidRDefault="00D35811" w:rsidP="00D35811">
      <w:pPr>
        <w:snapToGrid w:val="0"/>
        <w:spacing w:line="300" w:lineRule="auto"/>
        <w:ind w:left="360" w:firstLine="207"/>
        <w:jc w:val="both"/>
        <w:rPr>
          <w:b/>
          <w:color w:val="000000" w:themeColor="text1"/>
          <w:lang w:val="vi-VN"/>
        </w:rPr>
      </w:pPr>
      <w:r w:rsidRPr="007B6119">
        <w:rPr>
          <w:b/>
          <w:color w:val="000000" w:themeColor="text1"/>
          <w:lang w:val="vi-VN"/>
        </w:rPr>
        <w:t>- Xếp giải theo kết quả toàn trường:</w:t>
      </w:r>
    </w:p>
    <w:p w14:paraId="11129023" w14:textId="77777777" w:rsidR="00D35811" w:rsidRPr="007B6119" w:rsidRDefault="00D35811" w:rsidP="00D35811">
      <w:pPr>
        <w:snapToGrid w:val="0"/>
        <w:spacing w:line="300" w:lineRule="auto"/>
        <w:ind w:firstLine="567"/>
        <w:jc w:val="both"/>
        <w:rPr>
          <w:color w:val="000000" w:themeColor="text1"/>
          <w:lang w:val="vi-VN"/>
        </w:rPr>
      </w:pPr>
      <w:r w:rsidRPr="007B6119">
        <w:rPr>
          <w:b/>
          <w:color w:val="000000" w:themeColor="text1"/>
          <w:lang w:val="pt-BR"/>
        </w:rPr>
        <w:t xml:space="preserve">Tại mỗi Nhà trường tham dự, BTC </w:t>
      </w:r>
      <w:r>
        <w:rPr>
          <w:b/>
          <w:color w:val="000000" w:themeColor="text1"/>
          <w:lang w:val="pt-BR"/>
        </w:rPr>
        <w:t>xếp giải</w:t>
      </w:r>
      <w:r w:rsidRPr="007B6119">
        <w:rPr>
          <w:b/>
          <w:color w:val="000000" w:themeColor="text1"/>
          <w:lang w:val="pt-BR"/>
        </w:rPr>
        <w:t xml:space="preserve"> cho</w:t>
      </w:r>
      <w:r>
        <w:rPr>
          <w:b/>
          <w:color w:val="000000" w:themeColor="text1"/>
          <w:lang w:val="pt-BR"/>
        </w:rPr>
        <w:t xml:space="preserve"> TOP</w:t>
      </w:r>
      <w:r w:rsidRPr="007B6119">
        <w:rPr>
          <w:b/>
          <w:color w:val="000000" w:themeColor="text1"/>
          <w:lang w:val="pt-BR"/>
        </w:rPr>
        <w:t xml:space="preserve"> 20% số học sinh tham gia dự thi của mỗi khối lớp. </w:t>
      </w:r>
      <w:r w:rsidRPr="007B6119">
        <w:rPr>
          <w:color w:val="000000" w:themeColor="text1"/>
          <w:lang w:val="pt-BR"/>
        </w:rPr>
        <w:t>Số lượng giải</w:t>
      </w:r>
      <w:r w:rsidRPr="007B6119">
        <w:rPr>
          <w:color w:val="000000" w:themeColor="text1"/>
          <w:lang w:val="vi-VN"/>
        </w:rPr>
        <w:t xml:space="preserve"> Nhất – Nhì – Ba – Khuyến khích theo tỉ lệ 10% –</w:t>
      </w:r>
      <w:r w:rsidRPr="007B6119">
        <w:rPr>
          <w:color w:val="000000" w:themeColor="text1"/>
          <w:lang w:val="pt-BR"/>
        </w:rPr>
        <w:t xml:space="preserve"> </w:t>
      </w:r>
      <w:r w:rsidRPr="007B6119">
        <w:rPr>
          <w:color w:val="000000" w:themeColor="text1"/>
          <w:lang w:val="vi-VN"/>
        </w:rPr>
        <w:t>20% – 30% – 40% trên tổng số lượng học sinh đủ điều kiện xét khen thưởng</w:t>
      </w:r>
      <w:r w:rsidRPr="007B6119">
        <w:rPr>
          <w:color w:val="000000" w:themeColor="text1"/>
          <w:lang w:val="pt-BR"/>
        </w:rPr>
        <w:t xml:space="preserve"> theo tiêu chí tại mục 1. </w:t>
      </w:r>
      <w:r w:rsidRPr="007B6119">
        <w:rPr>
          <w:color w:val="000000" w:themeColor="text1"/>
          <w:lang w:val="vi-VN"/>
        </w:rPr>
        <w:t xml:space="preserve">Học sinh nhận </w:t>
      </w:r>
      <w:r w:rsidRPr="007B6119">
        <w:rPr>
          <w:color w:val="000000" w:themeColor="text1"/>
          <w:lang w:val="pt-BR"/>
        </w:rPr>
        <w:t xml:space="preserve">Giấy chứng nhận </w:t>
      </w:r>
      <w:r w:rsidRPr="007B6119">
        <w:rPr>
          <w:color w:val="000000" w:themeColor="text1"/>
          <w:lang w:val="vi-VN"/>
        </w:rPr>
        <w:t>điện tử</w:t>
      </w:r>
      <w:r>
        <w:rPr>
          <w:color w:val="000000" w:themeColor="text1"/>
          <w:lang w:val="vi-VN"/>
        </w:rPr>
        <w:t xml:space="preserve"> (GCN điện tử hiển thị trong</w:t>
      </w:r>
      <w:r w:rsidRPr="007B6119">
        <w:rPr>
          <w:color w:val="000000" w:themeColor="text1"/>
          <w:lang w:val="vi-VN"/>
        </w:rPr>
        <w:t xml:space="preserve"> tài khoản quản lý thi IOE của Sở/</w:t>
      </w:r>
      <w:r w:rsidRPr="007B6119">
        <w:rPr>
          <w:color w:val="000000" w:themeColor="text1"/>
          <w:lang w:val="pt-BR"/>
        </w:rPr>
        <w:t>Xã, Phường, Đặc khu</w:t>
      </w:r>
      <w:r w:rsidRPr="007B6119">
        <w:rPr>
          <w:color w:val="000000" w:themeColor="text1"/>
          <w:lang w:val="vi-VN"/>
        </w:rPr>
        <w:t xml:space="preserve"> và tài khoản giáo viên quản trị trường</w:t>
      </w:r>
      <w:r>
        <w:rPr>
          <w:color w:val="000000" w:themeColor="text1"/>
          <w:lang w:val="vi-VN"/>
        </w:rPr>
        <w:t>)</w:t>
      </w:r>
      <w:r w:rsidRPr="007B6119">
        <w:rPr>
          <w:color w:val="000000" w:themeColor="text1"/>
          <w:lang w:val="vi-VN"/>
        </w:rPr>
        <w:t>.</w:t>
      </w:r>
    </w:p>
    <w:p w14:paraId="103040FF" w14:textId="77777777" w:rsidR="00D35811" w:rsidRPr="00D418FB" w:rsidRDefault="00D35811" w:rsidP="00D35811">
      <w:pPr>
        <w:snapToGrid w:val="0"/>
        <w:spacing w:line="300" w:lineRule="auto"/>
        <w:ind w:firstLine="567"/>
        <w:jc w:val="both"/>
        <w:rPr>
          <w:i/>
          <w:iCs/>
          <w:color w:val="000000" w:themeColor="text1"/>
          <w:lang w:val="vi-VN"/>
        </w:rPr>
      </w:pPr>
      <w:r w:rsidRPr="00D418FB">
        <w:rPr>
          <w:b/>
          <w:i/>
          <w:iCs/>
          <w:color w:val="000000" w:themeColor="text1"/>
          <w:lang w:val="vi-VN"/>
        </w:rPr>
        <w:t>Lưu ý</w:t>
      </w:r>
      <w:r w:rsidRPr="00D418FB">
        <w:rPr>
          <w:i/>
          <w:iCs/>
          <w:color w:val="000000" w:themeColor="text1"/>
          <w:lang w:val="vi-VN"/>
        </w:rPr>
        <w:t xml:space="preserve">: </w:t>
      </w:r>
    </w:p>
    <w:p w14:paraId="263A258B" w14:textId="77777777" w:rsidR="00D35811" w:rsidRDefault="00D35811" w:rsidP="00D35811">
      <w:pPr>
        <w:widowControl w:val="0"/>
        <w:autoSpaceDE w:val="0"/>
        <w:autoSpaceDN w:val="0"/>
        <w:adjustRightInd w:val="0"/>
        <w:snapToGrid w:val="0"/>
        <w:spacing w:line="300" w:lineRule="auto"/>
        <w:ind w:firstLine="567"/>
        <w:jc w:val="both"/>
        <w:rPr>
          <w:color w:val="000000" w:themeColor="text1"/>
          <w:lang w:val="vi-VN"/>
        </w:rPr>
      </w:pPr>
      <w:r w:rsidRPr="00D9623C">
        <w:rPr>
          <w:color w:val="000000" w:themeColor="text1"/>
          <w:lang w:val="vi-VN"/>
        </w:rPr>
        <w:t xml:space="preserve">- Các nhóm có số lượng học sinh đủ điều kiện xét khen thưởng ít hơn số lượng tối đa được quy định tại mục 2: BTC chức trao giải Nhất – Nhì – Ba – Khuyến khích theo tỉ lệ 10% </w:t>
      </w:r>
      <w:r w:rsidRPr="007B6119">
        <w:rPr>
          <w:color w:val="000000" w:themeColor="text1"/>
          <w:lang w:val="vi-VN"/>
        </w:rPr>
        <w:t>–</w:t>
      </w:r>
      <w:r w:rsidRPr="00D9623C">
        <w:rPr>
          <w:color w:val="000000" w:themeColor="text1"/>
          <w:lang w:val="vi-VN"/>
        </w:rPr>
        <w:t xml:space="preserve"> 20% </w:t>
      </w:r>
      <w:r w:rsidRPr="007B6119">
        <w:rPr>
          <w:color w:val="000000" w:themeColor="text1"/>
          <w:lang w:val="vi-VN"/>
        </w:rPr>
        <w:t>–</w:t>
      </w:r>
      <w:r w:rsidRPr="00D9623C">
        <w:rPr>
          <w:color w:val="000000" w:themeColor="text1"/>
          <w:lang w:val="vi-VN"/>
        </w:rPr>
        <w:t xml:space="preserve"> 30% </w:t>
      </w:r>
      <w:r w:rsidRPr="007B6119">
        <w:rPr>
          <w:color w:val="000000" w:themeColor="text1"/>
          <w:lang w:val="vi-VN"/>
        </w:rPr>
        <w:t>–</w:t>
      </w:r>
      <w:r w:rsidRPr="00D9623C">
        <w:rPr>
          <w:color w:val="000000" w:themeColor="text1"/>
          <w:lang w:val="vi-VN"/>
        </w:rPr>
        <w:t xml:space="preserve"> 40% trên tổng số lượng học sinh đủ điều kiện xét khen thưởng.</w:t>
      </w:r>
    </w:p>
    <w:p w14:paraId="1FBF1419" w14:textId="77777777" w:rsidR="00D35811" w:rsidRPr="007B6119" w:rsidRDefault="00D35811" w:rsidP="00D35811">
      <w:pPr>
        <w:snapToGrid w:val="0"/>
        <w:spacing w:line="300" w:lineRule="auto"/>
        <w:ind w:firstLine="567"/>
        <w:jc w:val="both"/>
        <w:rPr>
          <w:color w:val="000000" w:themeColor="text1"/>
          <w:lang w:val="vi-VN"/>
        </w:rPr>
      </w:pPr>
      <w:r w:rsidRPr="00D61BA1">
        <w:rPr>
          <w:color w:val="000000" w:themeColor="text1"/>
          <w:lang w:val="vi-VN"/>
        </w:rPr>
        <w:t xml:space="preserve">- </w:t>
      </w:r>
      <w:r w:rsidRPr="00FD4E01">
        <w:rPr>
          <w:color w:val="000000" w:themeColor="text1"/>
          <w:lang w:val="vi-VN"/>
        </w:rPr>
        <w:t>Một kết quả thi có thể xét khen thưởng ở cả ba nhóm. BTC chỉ trao</w:t>
      </w:r>
      <w:r w:rsidRPr="00CE10E8">
        <w:rPr>
          <w:color w:val="000000" w:themeColor="text1"/>
          <w:lang w:val="vi-VN"/>
        </w:rPr>
        <w:t xml:space="preserve"> Giấy chứng nhận ch</w:t>
      </w:r>
      <w:r w:rsidRPr="00F911E5">
        <w:rPr>
          <w:color w:val="000000" w:themeColor="text1"/>
          <w:lang w:val="vi-VN"/>
        </w:rPr>
        <w:t>o</w:t>
      </w:r>
      <w:r w:rsidRPr="00FD4E01">
        <w:rPr>
          <w:color w:val="000000" w:themeColor="text1"/>
          <w:lang w:val="vi-VN"/>
        </w:rPr>
        <w:t xml:space="preserve"> giải cao nhất </w:t>
      </w:r>
      <w:r w:rsidRPr="00D01D4C">
        <w:rPr>
          <w:color w:val="000000" w:themeColor="text1"/>
          <w:lang w:val="vi-VN"/>
        </w:rPr>
        <w:t>mà học sinh đạt được với một</w:t>
      </w:r>
      <w:r w:rsidRPr="00E269E5">
        <w:rPr>
          <w:color w:val="000000" w:themeColor="text1"/>
          <w:lang w:val="vi-VN"/>
        </w:rPr>
        <w:t xml:space="preserve"> </w:t>
      </w:r>
      <w:r w:rsidRPr="00FD4E01">
        <w:rPr>
          <w:color w:val="000000" w:themeColor="text1"/>
          <w:lang w:val="vi-VN"/>
        </w:rPr>
        <w:t xml:space="preserve">kết quả thi </w:t>
      </w:r>
      <w:r w:rsidRPr="00D01D4C">
        <w:rPr>
          <w:color w:val="000000" w:themeColor="text1"/>
          <w:lang w:val="vi-VN"/>
        </w:rPr>
        <w:t xml:space="preserve">hợp lệ, </w:t>
      </w:r>
      <w:r w:rsidRPr="00FD4E01">
        <w:rPr>
          <w:color w:val="000000" w:themeColor="text1"/>
          <w:lang w:val="vi-VN"/>
        </w:rPr>
        <w:t xml:space="preserve">tính theo loại vinh danh: toàn quốc </w:t>
      </w:r>
      <w:r w:rsidRPr="00FD4E01">
        <w:rPr>
          <w:color w:val="000000" w:themeColor="text1"/>
          <w:lang w:val="vi-VN"/>
        </w:rPr>
        <w:sym w:font="Wingdings" w:char="F0E0"/>
      </w:r>
      <w:r w:rsidRPr="00FD4E01">
        <w:rPr>
          <w:color w:val="000000" w:themeColor="text1"/>
          <w:lang w:val="vi-VN"/>
        </w:rPr>
        <w:t xml:space="preserve"> toàn tỉnh/thành phố </w:t>
      </w:r>
      <w:r w:rsidRPr="007B6119">
        <w:rPr>
          <w:color w:val="000000" w:themeColor="text1"/>
          <w:lang w:val="vi-VN"/>
        </w:rPr>
        <w:sym w:font="Wingdings" w:char="F0E0"/>
      </w:r>
      <w:r w:rsidRPr="007B6119">
        <w:rPr>
          <w:color w:val="000000" w:themeColor="text1"/>
          <w:lang w:val="vi-VN"/>
        </w:rPr>
        <w:t xml:space="preserve"> toàn trường.</w:t>
      </w:r>
    </w:p>
    <w:p w14:paraId="0072CB51" w14:textId="77777777" w:rsidR="00D35811" w:rsidRPr="00D61BA1" w:rsidRDefault="00D35811" w:rsidP="00D35811">
      <w:pPr>
        <w:widowControl w:val="0"/>
        <w:autoSpaceDE w:val="0"/>
        <w:autoSpaceDN w:val="0"/>
        <w:adjustRightInd w:val="0"/>
        <w:snapToGrid w:val="0"/>
        <w:spacing w:line="300" w:lineRule="auto"/>
        <w:ind w:firstLine="567"/>
        <w:jc w:val="both"/>
        <w:rPr>
          <w:color w:val="000000" w:themeColor="text1"/>
          <w:lang w:val="vi-VN"/>
        </w:rPr>
      </w:pPr>
    </w:p>
    <w:p w14:paraId="4EEE99CC" w14:textId="77777777" w:rsidR="00D35811" w:rsidRDefault="00D35811" w:rsidP="00D35811">
      <w:pPr>
        <w:rPr>
          <w:color w:val="000000" w:themeColor="text1"/>
          <w:lang w:val="vi-VN"/>
        </w:rPr>
      </w:pPr>
      <w:r>
        <w:rPr>
          <w:color w:val="000000" w:themeColor="text1"/>
          <w:lang w:val="vi-VN"/>
        </w:rPr>
        <w:br w:type="page"/>
      </w:r>
    </w:p>
    <w:p w14:paraId="328F09DE" w14:textId="77777777" w:rsidR="00D35811" w:rsidRPr="00FD4E01" w:rsidRDefault="00D35811" w:rsidP="00D35811">
      <w:pPr>
        <w:spacing w:line="300" w:lineRule="auto"/>
        <w:jc w:val="center"/>
        <w:rPr>
          <w:b/>
          <w:lang w:val="vi-VN"/>
        </w:rPr>
      </w:pPr>
      <w:r w:rsidRPr="00FD4E01">
        <w:rPr>
          <w:b/>
          <w:lang w:val="vi-VN"/>
        </w:rPr>
        <w:lastRenderedPageBreak/>
        <w:t>PHỤ LỤC V</w:t>
      </w:r>
    </w:p>
    <w:p w14:paraId="347A5806" w14:textId="77777777" w:rsidR="00D35811" w:rsidRPr="00FD4E01" w:rsidRDefault="00D35811" w:rsidP="00D35811">
      <w:pPr>
        <w:spacing w:line="300" w:lineRule="auto"/>
        <w:jc w:val="center"/>
        <w:rPr>
          <w:lang w:val="vi-VN"/>
        </w:rPr>
      </w:pPr>
      <w:r w:rsidRPr="00FD4E01">
        <w:rPr>
          <w:bCs/>
          <w:lang w:val="vi-VN"/>
        </w:rPr>
        <w:t>NHỮNG LƯU Ý VỀ MẶT KĨ THUẬT VÀ XỬ LÝ TÌNH HUỐNG PHÁT SINH</w:t>
      </w:r>
    </w:p>
    <w:p w14:paraId="548FB7DE" w14:textId="77777777" w:rsidR="00D35811" w:rsidRPr="00FD4E01" w:rsidRDefault="00D35811" w:rsidP="00D35811">
      <w:pPr>
        <w:spacing w:line="300" w:lineRule="auto"/>
        <w:ind w:firstLine="567"/>
        <w:jc w:val="center"/>
        <w:rPr>
          <w:lang w:val="vi-VN"/>
        </w:rPr>
      </w:pPr>
      <w:r w:rsidRPr="00FD4E01">
        <w:rPr>
          <w:i/>
          <w:lang w:val="vi-VN"/>
        </w:rPr>
        <w:t xml:space="preserve"> (Kèm theo Công văn số </w:t>
      </w:r>
      <w:r>
        <w:rPr>
          <w:i/>
          <w:lang w:val="vi-VN"/>
        </w:rPr>
        <w:t>02/HD/VTCO-BTCIOE</w:t>
      </w:r>
      <w:r w:rsidRPr="00FD4E01">
        <w:rPr>
          <w:i/>
          <w:lang w:val="vi-VN"/>
        </w:rPr>
        <w:t xml:space="preserve"> của </w:t>
      </w:r>
      <w:r>
        <w:rPr>
          <w:i/>
          <w:lang w:val="vi-VN"/>
        </w:rPr>
        <w:t>Ban Tổ chức</w:t>
      </w:r>
      <w:r w:rsidRPr="00FD4E01">
        <w:rPr>
          <w:i/>
          <w:lang w:val="vi-VN"/>
        </w:rPr>
        <w:t xml:space="preserve"> IOE)</w:t>
      </w:r>
    </w:p>
    <w:p w14:paraId="288DA9C0" w14:textId="77777777" w:rsidR="00D35811" w:rsidRPr="00FD4E01" w:rsidRDefault="00D35811" w:rsidP="00D35811">
      <w:pPr>
        <w:rPr>
          <w:lang w:val="vi-VN"/>
        </w:rPr>
      </w:pPr>
    </w:p>
    <w:p w14:paraId="5DB5E604" w14:textId="77777777" w:rsidR="00D35811" w:rsidRPr="00FD4E01" w:rsidRDefault="00D35811" w:rsidP="00D35811">
      <w:pPr>
        <w:pStyle w:val="ListParagraph"/>
        <w:numPr>
          <w:ilvl w:val="0"/>
          <w:numId w:val="19"/>
        </w:numPr>
        <w:ind w:left="993"/>
        <w:rPr>
          <w:lang w:val="vi-VN"/>
        </w:rPr>
      </w:pPr>
      <w:r w:rsidRPr="00FD4E01">
        <w:rPr>
          <w:b/>
          <w:color w:val="000000" w:themeColor="text1"/>
          <w:lang w:val="pt-BR"/>
        </w:rPr>
        <w:t>Những lưu ý về mặt kỹ thuật</w:t>
      </w:r>
    </w:p>
    <w:p w14:paraId="26461B4B" w14:textId="77777777" w:rsidR="00D35811" w:rsidRPr="00FD4E01" w:rsidRDefault="00D35811" w:rsidP="00D35811">
      <w:pPr>
        <w:spacing w:line="300" w:lineRule="auto"/>
        <w:ind w:firstLine="709"/>
        <w:jc w:val="both"/>
        <w:rPr>
          <w:lang w:val="vi-VN"/>
        </w:rPr>
      </w:pPr>
      <w:r w:rsidRPr="00FD4E01">
        <w:rPr>
          <w:lang w:val="vi-VN"/>
        </w:rPr>
        <w:t xml:space="preserve">1.1. </w:t>
      </w:r>
      <w:r>
        <w:rPr>
          <w:lang w:val="vi-VN"/>
        </w:rPr>
        <w:t>Ban Tổ chức</w:t>
      </w:r>
      <w:r w:rsidRPr="00FD4E01">
        <w:rPr>
          <w:lang w:val="vi-VN"/>
        </w:rPr>
        <w:t xml:space="preserve"> khuyến cáo các đơn vị tổ chức thi cần kiểm tra và nâng cấp hệ điều hành máy tính từ </w:t>
      </w:r>
      <w:r w:rsidRPr="00FD4E01">
        <w:rPr>
          <w:b/>
          <w:bCs/>
          <w:lang w:val="vi-VN"/>
        </w:rPr>
        <w:t>Windows 10</w:t>
      </w:r>
      <w:r w:rsidRPr="00FD4E01">
        <w:rPr>
          <w:lang w:val="vi-VN"/>
        </w:rPr>
        <w:t>. Hệ thống sẽ không hoạt động ổn định với các hệ điều hành cũ hơn (ví dụ: Windows XP).</w:t>
      </w:r>
    </w:p>
    <w:p w14:paraId="6A91DF0A" w14:textId="77777777" w:rsidR="00D35811" w:rsidRPr="00FD4E01" w:rsidRDefault="00D35811" w:rsidP="00D35811">
      <w:pPr>
        <w:pStyle w:val="NormalWeb"/>
        <w:shd w:val="clear" w:color="auto" w:fill="FFFFFF"/>
        <w:spacing w:before="0" w:beforeAutospacing="0" w:after="0" w:afterAutospacing="0" w:line="300" w:lineRule="auto"/>
        <w:ind w:firstLine="709"/>
        <w:jc w:val="both"/>
        <w:rPr>
          <w:shd w:val="clear" w:color="auto" w:fill="FFFFFF"/>
          <w:lang w:val="vi-VN" w:eastAsia="vi-VN"/>
        </w:rPr>
      </w:pPr>
      <w:r w:rsidRPr="00FD4E01">
        <w:rPr>
          <w:bCs/>
          <w:lang w:val="vi-VN"/>
        </w:rPr>
        <w:t>1.2.</w:t>
      </w:r>
      <w:r w:rsidRPr="00FD4E01">
        <w:rPr>
          <w:b/>
          <w:bCs/>
          <w:lang w:val="vi-VN"/>
        </w:rPr>
        <w:t xml:space="preserve"> </w:t>
      </w:r>
      <w:r w:rsidRPr="006C4145">
        <w:rPr>
          <w:b/>
          <w:bCs/>
          <w:lang w:val="vi-VN"/>
        </w:rPr>
        <w:t>Chỉ tổ chức thi trên máy tính</w:t>
      </w:r>
      <w:r w:rsidRPr="006C4145">
        <w:rPr>
          <w:lang w:val="vi-VN"/>
        </w:rPr>
        <w:t xml:space="preserve">. </w:t>
      </w:r>
      <w:r w:rsidRPr="006C4145">
        <w:rPr>
          <w:lang w:val="vi-VN" w:eastAsia="vi-VN"/>
        </w:rPr>
        <w:t xml:space="preserve">Cán bộ phụ trách kỹ thuật tại phòng thi </w:t>
      </w:r>
      <w:r w:rsidRPr="006C4145">
        <w:rPr>
          <w:b/>
          <w:lang w:val="vi-VN" w:eastAsia="vi-VN"/>
        </w:rPr>
        <w:t>xóa dữ liệu duyệt web</w:t>
      </w:r>
      <w:r w:rsidRPr="006C4145">
        <w:rPr>
          <w:lang w:val="vi-VN" w:eastAsia="vi-VN"/>
        </w:rPr>
        <w:t xml:space="preserve"> và </w:t>
      </w:r>
      <w:r w:rsidRPr="006C4145">
        <w:rPr>
          <w:b/>
          <w:lang w:val="vi-VN" w:eastAsia="vi-VN"/>
        </w:rPr>
        <w:t>tắt các phần mềm diệt virus, các tiện ích mở rộng (extensions) trên trình duyệt</w:t>
      </w:r>
      <w:r w:rsidRPr="006C4145">
        <w:rPr>
          <w:lang w:val="vi-VN" w:eastAsia="vi-VN"/>
        </w:rPr>
        <w:t xml:space="preserve"> trước khi thi để tránh phát sinh lỗi trong khi thi</w:t>
      </w:r>
      <w:r w:rsidRPr="00FD4E01">
        <w:rPr>
          <w:lang w:val="vi-VN" w:eastAsia="vi-VN"/>
        </w:rPr>
        <w:t>. </w:t>
      </w:r>
      <w:r w:rsidRPr="00FD4E01">
        <w:rPr>
          <w:shd w:val="clear" w:color="auto" w:fill="FFFFFF"/>
          <w:lang w:val="vi-VN" w:eastAsia="vi-VN"/>
        </w:rPr>
        <w:t xml:space="preserve">Mỗi </w:t>
      </w:r>
      <w:r w:rsidRPr="00432C10">
        <w:rPr>
          <w:shd w:val="clear" w:color="auto" w:fill="FFFFFF"/>
          <w:lang w:val="vi-VN" w:eastAsia="vi-VN"/>
        </w:rPr>
        <w:t>khung giờ thi/</w:t>
      </w:r>
      <w:r w:rsidRPr="00FD4E01">
        <w:rPr>
          <w:shd w:val="clear" w:color="auto" w:fill="FFFFFF"/>
          <w:lang w:val="vi-VN" w:eastAsia="vi-VN"/>
        </w:rPr>
        <w:t>ca thi kết thúc hoặc thí sinh thi xong đã lập biên bản</w:t>
      </w:r>
      <w:r w:rsidRPr="00E661B8">
        <w:rPr>
          <w:shd w:val="clear" w:color="auto" w:fill="FFFFFF"/>
          <w:lang w:val="vi-VN" w:eastAsia="vi-VN"/>
        </w:rPr>
        <w:t xml:space="preserve">, </w:t>
      </w:r>
      <w:r w:rsidRPr="006C4145">
        <w:rPr>
          <w:shd w:val="clear" w:color="auto" w:fill="FFFFFF"/>
          <w:lang w:val="vi-VN" w:eastAsia="vi-VN"/>
        </w:rPr>
        <w:t xml:space="preserve">cán bộ coi thi cần kiểm tra và đảm bảo máy tính đã thoát tài khoản của học sinh, đồng thời </w:t>
      </w:r>
      <w:r w:rsidRPr="006C4145">
        <w:rPr>
          <w:b/>
          <w:lang w:val="vi-VN" w:eastAsia="vi-VN"/>
        </w:rPr>
        <w:t>xóa dữ liệu duyệt web</w:t>
      </w:r>
      <w:r w:rsidRPr="006C4145">
        <w:rPr>
          <w:shd w:val="clear" w:color="auto" w:fill="FFFFFF"/>
          <w:lang w:val="vi-VN" w:eastAsia="vi-VN"/>
        </w:rPr>
        <w:t>, trước khi học sinh của khung giờ thi sau vào thi.</w:t>
      </w:r>
    </w:p>
    <w:p w14:paraId="792677D1" w14:textId="77777777" w:rsidR="00D35811" w:rsidRPr="00FD4E01" w:rsidRDefault="00D35811" w:rsidP="00D35811">
      <w:pPr>
        <w:pStyle w:val="NormalWeb"/>
        <w:shd w:val="clear" w:color="auto" w:fill="FFFFFF"/>
        <w:spacing w:before="0" w:beforeAutospacing="0" w:after="0" w:afterAutospacing="0" w:line="300" w:lineRule="auto"/>
        <w:ind w:firstLine="709"/>
        <w:jc w:val="both"/>
        <w:rPr>
          <w:shd w:val="clear" w:color="auto" w:fill="FFFFFF"/>
          <w:lang w:val="vi-VN" w:eastAsia="vi-VN"/>
        </w:rPr>
      </w:pPr>
      <w:r w:rsidRPr="00FD4E01">
        <w:rPr>
          <w:shd w:val="clear" w:color="auto" w:fill="FFFFFF"/>
          <w:lang w:val="vi-VN" w:eastAsia="vi-VN"/>
        </w:rPr>
        <w:t xml:space="preserve">1.3. </w:t>
      </w:r>
      <w:r w:rsidRPr="00FD4E01">
        <w:rPr>
          <w:lang w:val="vi-VN" w:eastAsia="vi-VN"/>
        </w:rPr>
        <w:t>Yêu cầu tắt/xóa các phần mềm tự động download để tránh ảnh hưởng đến bài nghe không nghe được. Giáo viên, cán bộ coi thi t</w:t>
      </w:r>
      <w:r w:rsidRPr="00FD4E01">
        <w:rPr>
          <w:shd w:val="clear" w:color="auto" w:fill="FFFFFF"/>
          <w:lang w:val="vi-VN" w:eastAsia="vi-VN"/>
        </w:rPr>
        <w:t xml:space="preserve">hực hiện hoặc hướng dẫn học sinh thực hiện thao tác </w:t>
      </w:r>
      <w:r w:rsidRPr="00FD4E01">
        <w:rPr>
          <w:b/>
          <w:shd w:val="clear" w:color="auto" w:fill="FFFFFF"/>
          <w:lang w:val="vi-VN" w:eastAsia="vi-VN"/>
        </w:rPr>
        <w:t xml:space="preserve">Kiểm tra thiết bị </w:t>
      </w:r>
      <w:r w:rsidRPr="00FD4E01">
        <w:rPr>
          <w:shd w:val="clear" w:color="auto" w:fill="FFFFFF"/>
          <w:lang w:val="vi-VN" w:eastAsia="vi-VN"/>
        </w:rPr>
        <w:t xml:space="preserve">tại trang </w:t>
      </w:r>
      <w:r w:rsidRPr="00FD4E01">
        <w:rPr>
          <w:b/>
          <w:shd w:val="clear" w:color="auto" w:fill="FFFFFF"/>
          <w:lang w:val="vi-VN" w:eastAsia="vi-VN"/>
        </w:rPr>
        <w:t>Vào thi</w:t>
      </w:r>
      <w:r w:rsidRPr="00FD4E01">
        <w:rPr>
          <w:shd w:val="clear" w:color="auto" w:fill="FFFFFF"/>
          <w:lang w:val="vi-VN" w:eastAsia="vi-VN"/>
        </w:rPr>
        <w:t xml:space="preserve"> trước mỗi khung giờ thi </w:t>
      </w:r>
      <w:r w:rsidRPr="006C4145">
        <w:rPr>
          <w:shd w:val="clear" w:color="auto" w:fill="FFFFFF"/>
          <w:lang w:val="vi-VN" w:eastAsia="vi-VN"/>
        </w:rPr>
        <w:t>để đảm bảo tai nghe có hoạt động và trình duyệt không chặn bài nghe</w:t>
      </w:r>
      <w:r w:rsidRPr="00DC44DD">
        <w:rPr>
          <w:shd w:val="clear" w:color="auto" w:fill="FFFFFF"/>
          <w:lang w:val="vi-VN" w:eastAsia="vi-VN"/>
        </w:rPr>
        <w:t xml:space="preserve"> </w:t>
      </w:r>
      <w:r w:rsidRPr="00FD4E01">
        <w:rPr>
          <w:shd w:val="clear" w:color="auto" w:fill="FFFFFF"/>
          <w:lang w:val="vi-VN" w:eastAsia="vi-VN"/>
        </w:rPr>
        <w:t>(tính năng chỉ hiển thị trong thời gian diễn ra kỳ thi chính thức).</w:t>
      </w:r>
    </w:p>
    <w:p w14:paraId="53CF906D" w14:textId="77777777" w:rsidR="00D35811" w:rsidRPr="00B226C8" w:rsidRDefault="00D35811" w:rsidP="00D35811">
      <w:pPr>
        <w:pStyle w:val="NormalWeb"/>
        <w:shd w:val="clear" w:color="auto" w:fill="FFFFFF"/>
        <w:spacing w:before="0" w:beforeAutospacing="0" w:after="0" w:afterAutospacing="0" w:line="300" w:lineRule="auto"/>
        <w:ind w:firstLine="709"/>
        <w:jc w:val="both"/>
        <w:rPr>
          <w:b/>
          <w:i/>
          <w:shd w:val="clear" w:color="auto" w:fill="FFFFFF"/>
          <w:lang w:val="vi-VN" w:eastAsia="vi-VN"/>
        </w:rPr>
      </w:pPr>
      <w:r w:rsidRPr="00B226C8">
        <w:rPr>
          <w:i/>
          <w:lang w:val="vi-VN" w:eastAsia="vi-VN"/>
        </w:rPr>
        <w:t>Hướng dẫn chi tiết trong đường link tại Phụ lục VI.</w:t>
      </w:r>
    </w:p>
    <w:p w14:paraId="5CE4770B" w14:textId="77777777" w:rsidR="00D35811" w:rsidRPr="00332B0E" w:rsidRDefault="00D35811" w:rsidP="00D35811">
      <w:pPr>
        <w:shd w:val="clear" w:color="auto" w:fill="FFFFFF"/>
        <w:spacing w:line="300" w:lineRule="auto"/>
        <w:ind w:firstLine="709"/>
        <w:jc w:val="both"/>
        <w:rPr>
          <w:spacing w:val="-4"/>
          <w:lang w:val="vi-VN" w:eastAsia="vi-VN"/>
        </w:rPr>
      </w:pPr>
      <w:r w:rsidRPr="00332B0E">
        <w:rPr>
          <w:spacing w:val="-4"/>
          <w:lang w:val="vi-VN" w:eastAsia="vi-VN"/>
        </w:rPr>
        <w:t xml:space="preserve">1.4. Kiểm tra để chắc chắn thời gian hiển thị của máy tính thuộc múi giờ GMT/UTC+7 (Bangkok, Hanoi, Jakarta), ngày và giờ hiển thị chính xác. Trên các máy tính cài đặt không chính xác múi giờ, ngày và giờ, học sinh không thể truy cập đề thi hoặc bài thi sẽ bị </w:t>
      </w:r>
      <w:r w:rsidRPr="00332B0E">
        <w:rPr>
          <w:b/>
          <w:spacing w:val="-4"/>
          <w:lang w:val="vi-VN" w:eastAsia="vi-VN"/>
        </w:rPr>
        <w:t>ghi nhận điểm 0 trên hệ thống</w:t>
      </w:r>
      <w:r w:rsidRPr="00332B0E">
        <w:rPr>
          <w:spacing w:val="-4"/>
          <w:lang w:val="vi-VN" w:eastAsia="vi-VN"/>
        </w:rPr>
        <w:t xml:space="preserve">. </w:t>
      </w:r>
    </w:p>
    <w:p w14:paraId="43B7CBD8" w14:textId="77777777" w:rsidR="00D35811" w:rsidRPr="00FD4E01" w:rsidRDefault="00D35811" w:rsidP="00D35811">
      <w:pPr>
        <w:shd w:val="clear" w:color="auto" w:fill="FFFFFF"/>
        <w:spacing w:line="300" w:lineRule="auto"/>
        <w:ind w:firstLine="709"/>
        <w:jc w:val="both"/>
        <w:rPr>
          <w:lang w:val="vi-VN"/>
        </w:rPr>
      </w:pPr>
      <w:r w:rsidRPr="00FD4E01">
        <w:rPr>
          <w:lang w:val="vi-VN"/>
        </w:rPr>
        <w:t xml:space="preserve">1.5. Các Hội đồng thi cần có các phương án </w:t>
      </w:r>
      <w:r w:rsidRPr="00021D34">
        <w:rPr>
          <w:b/>
          <w:bCs/>
          <w:lang w:val="vi-VN"/>
        </w:rPr>
        <w:t>dự phòng về nguồn điện và hệ thống mạng</w:t>
      </w:r>
      <w:r w:rsidRPr="00FD4E01">
        <w:rPr>
          <w:lang w:val="vi-VN"/>
        </w:rPr>
        <w:t xml:space="preserve"> thay thế ngay khi có sự cố.</w:t>
      </w:r>
    </w:p>
    <w:p w14:paraId="7D13F80E" w14:textId="77777777" w:rsidR="00D35811" w:rsidRPr="00FD4E01" w:rsidRDefault="00D35811" w:rsidP="00D35811">
      <w:pPr>
        <w:spacing w:line="300" w:lineRule="auto"/>
        <w:ind w:left="709"/>
        <w:jc w:val="both"/>
        <w:rPr>
          <w:b/>
          <w:bCs/>
          <w:lang w:val="vi-VN"/>
        </w:rPr>
      </w:pPr>
    </w:p>
    <w:p w14:paraId="02202215" w14:textId="77777777" w:rsidR="00D35811" w:rsidRPr="00FD4E01" w:rsidRDefault="00D35811" w:rsidP="00D35811">
      <w:pPr>
        <w:spacing w:line="300" w:lineRule="auto"/>
        <w:ind w:left="709"/>
        <w:jc w:val="both"/>
        <w:rPr>
          <w:lang w:val="vi-VN"/>
        </w:rPr>
      </w:pPr>
      <w:r w:rsidRPr="00FD4E01">
        <w:rPr>
          <w:b/>
          <w:bCs/>
          <w:lang w:val="vi-VN"/>
        </w:rPr>
        <w:t xml:space="preserve">2. Xử lý các tình huống phát sinh trong khi thi </w:t>
      </w:r>
    </w:p>
    <w:p w14:paraId="25C82FCF" w14:textId="77777777" w:rsidR="00D35811" w:rsidRDefault="00D35811" w:rsidP="00D35811">
      <w:pPr>
        <w:spacing w:line="300" w:lineRule="auto"/>
        <w:ind w:firstLine="709"/>
        <w:jc w:val="both"/>
        <w:rPr>
          <w:b/>
          <w:bCs/>
          <w:lang w:val="vi-VN"/>
        </w:rPr>
      </w:pPr>
      <w:r w:rsidRPr="00FD4E01">
        <w:rPr>
          <w:bCs/>
          <w:lang w:val="vi-VN"/>
        </w:rPr>
        <w:t>2.1.</w:t>
      </w:r>
      <w:r w:rsidRPr="00FD4E01">
        <w:rPr>
          <w:b/>
          <w:bCs/>
          <w:lang w:val="vi-VN"/>
        </w:rPr>
        <w:t xml:space="preserve"> Học sinh vô tình chọn "Nộp bài" khi chưa hoàn thành bài thi và được hệ thống ghi nhận điểm</w:t>
      </w:r>
    </w:p>
    <w:p w14:paraId="0BDEEA2D" w14:textId="77777777" w:rsidR="00D35811" w:rsidRPr="00336014" w:rsidRDefault="00D35811" w:rsidP="00D35811">
      <w:pPr>
        <w:spacing w:line="300" w:lineRule="auto"/>
        <w:ind w:firstLine="709"/>
        <w:jc w:val="both"/>
        <w:rPr>
          <w:lang w:val="vi-VN"/>
        </w:rPr>
      </w:pPr>
      <w:r w:rsidRPr="00FD4E01">
        <w:rPr>
          <w:b/>
          <w:bCs/>
        </w:rPr>
        <w:sym w:font="Wingdings" w:char="F0E0"/>
      </w:r>
      <w:r w:rsidRPr="00FD4E01">
        <w:rPr>
          <w:b/>
          <w:bCs/>
          <w:lang w:val="vi-VN"/>
        </w:rPr>
        <w:t> </w:t>
      </w:r>
      <w:r w:rsidRPr="00336014">
        <w:rPr>
          <w:lang w:val="vi-VN"/>
        </w:rPr>
        <w:t>Cán bộ coi thi ghi lại tình huống vào Biên bản sự cố.</w:t>
      </w:r>
    </w:p>
    <w:p w14:paraId="01CA7FE4" w14:textId="77777777" w:rsidR="00D35811" w:rsidRDefault="00D35811" w:rsidP="00D35811">
      <w:pPr>
        <w:spacing w:line="300" w:lineRule="auto"/>
        <w:ind w:firstLine="709"/>
        <w:jc w:val="both"/>
        <w:rPr>
          <w:b/>
          <w:bCs/>
          <w:lang w:val="vi-VN"/>
        </w:rPr>
      </w:pPr>
      <w:r w:rsidRPr="00FD4E01">
        <w:rPr>
          <w:bCs/>
          <w:lang w:val="vi-VN"/>
        </w:rPr>
        <w:t>2.2.</w:t>
      </w:r>
      <w:r w:rsidRPr="00FD4E01">
        <w:rPr>
          <w:b/>
          <w:bCs/>
          <w:lang w:val="vi-VN"/>
        </w:rPr>
        <w:t xml:space="preserve"> Hệ thống mạng bị chập chờn hoặc máy tính gặp sự cố có thể dẫn tới mất kết nối, không tải được đề thi hoặc file nghe</w:t>
      </w:r>
    </w:p>
    <w:p w14:paraId="50990281" w14:textId="77777777" w:rsidR="00D35811" w:rsidRPr="00336014" w:rsidRDefault="00D35811" w:rsidP="00D35811">
      <w:pPr>
        <w:spacing w:line="300" w:lineRule="auto"/>
        <w:ind w:firstLine="709"/>
        <w:jc w:val="both"/>
        <w:rPr>
          <w:lang w:val="vi-VN"/>
        </w:rPr>
      </w:pPr>
      <w:r w:rsidRPr="00FD4E01">
        <w:rPr>
          <w:b/>
          <w:bCs/>
        </w:rPr>
        <w:sym w:font="Wingdings" w:char="F0E0"/>
      </w:r>
      <w:r w:rsidRPr="00FD4E01">
        <w:rPr>
          <w:b/>
          <w:bCs/>
          <w:lang w:val="vi-VN"/>
        </w:rPr>
        <w:t xml:space="preserve"> </w:t>
      </w:r>
      <w:r w:rsidRPr="00336014">
        <w:rPr>
          <w:lang w:val="vi-VN"/>
        </w:rPr>
        <w:t>Thí sinh không được nhấn nút nộp bài. Cán bộ coi thi cho học chuyển máy tính khác để làm lại bài thi ngay nếu còn thời gian hoặc Hội đồng thi sắp xếp học sinh thi ca tiếp theo (nếu còn ca thi), đồng thời ghi nhận sự cố trong Biên bản thi.</w:t>
      </w:r>
    </w:p>
    <w:p w14:paraId="1901DCF2" w14:textId="77777777" w:rsidR="00D35811" w:rsidRDefault="00D35811" w:rsidP="00D35811">
      <w:pPr>
        <w:spacing w:line="300" w:lineRule="auto"/>
        <w:ind w:firstLine="709"/>
        <w:jc w:val="both"/>
        <w:rPr>
          <w:b/>
          <w:bCs/>
          <w:lang w:val="vi-VN"/>
        </w:rPr>
      </w:pPr>
      <w:r w:rsidRPr="00FD4E01">
        <w:rPr>
          <w:bCs/>
          <w:lang w:val="vi-VN"/>
        </w:rPr>
        <w:t>2.3.</w:t>
      </w:r>
      <w:r w:rsidRPr="00FD4E01">
        <w:rPr>
          <w:b/>
          <w:bCs/>
          <w:lang w:val="vi-VN"/>
        </w:rPr>
        <w:t xml:space="preserve"> Học sinh Đăng nhập thi gặp thông báo: "Tài khoản không được đăng ký dự thi" </w:t>
      </w:r>
    </w:p>
    <w:p w14:paraId="7785DE5E" w14:textId="77777777" w:rsidR="00D35811" w:rsidRPr="00FD4E01" w:rsidRDefault="00D35811" w:rsidP="00D35811">
      <w:pPr>
        <w:spacing w:line="300" w:lineRule="auto"/>
        <w:ind w:firstLine="709"/>
        <w:jc w:val="both"/>
        <w:rPr>
          <w:lang w:val="vi-VN"/>
        </w:rPr>
      </w:pPr>
      <w:r w:rsidRPr="00FD4E01">
        <w:rPr>
          <w:b/>
          <w:bCs/>
        </w:rPr>
        <w:sym w:font="Wingdings" w:char="F0E0"/>
      </w:r>
      <w:r w:rsidRPr="00FD4E01">
        <w:rPr>
          <w:b/>
          <w:bCs/>
          <w:lang w:val="vi-VN"/>
        </w:rPr>
        <w:t> </w:t>
      </w:r>
      <w:r w:rsidRPr="00336014">
        <w:rPr>
          <w:lang w:val="vi-VN"/>
        </w:rPr>
        <w:t>Thí sinh không nằm trong danh sách được đăng ký dự thi như đã quy định hoặc học sinh đăng nhập sai tài khoản. Cán bộ coi thi liên hệ Giáo viên quản trị trường để kiểm tra danh sách học sinh đã đăng ký dự thi,</w:t>
      </w:r>
      <w:r w:rsidRPr="00FD4E01">
        <w:rPr>
          <w:i/>
          <w:iCs/>
          <w:lang w:val="vi-VN"/>
        </w:rPr>
        <w:t xml:space="preserve"> </w:t>
      </w:r>
      <w:r w:rsidRPr="00336014">
        <w:rPr>
          <w:b/>
          <w:bCs/>
          <w:i/>
          <w:iCs/>
          <w:lang w:val="vi-VN"/>
        </w:rPr>
        <w:t xml:space="preserve">đối chiếu ID và tên đăng nhập </w:t>
      </w:r>
      <w:r w:rsidRPr="00336014">
        <w:rPr>
          <w:lang w:val="vi-VN"/>
        </w:rPr>
        <w:t>của tài khoản học sinh trong</w:t>
      </w:r>
      <w:r w:rsidRPr="00FD4E01">
        <w:rPr>
          <w:i/>
          <w:iCs/>
          <w:lang w:val="vi-VN"/>
        </w:rPr>
        <w:t xml:space="preserve"> </w:t>
      </w:r>
      <w:r w:rsidRPr="00336014">
        <w:rPr>
          <w:b/>
          <w:bCs/>
          <w:i/>
          <w:iCs/>
          <w:lang w:val="vi-VN"/>
        </w:rPr>
        <w:t>danh sách Đã đăng ký dự thi</w:t>
      </w:r>
      <w:r w:rsidRPr="00FD4E01">
        <w:rPr>
          <w:i/>
          <w:iCs/>
          <w:lang w:val="vi-VN"/>
        </w:rPr>
        <w:t xml:space="preserve"> </w:t>
      </w:r>
      <w:r w:rsidRPr="006424EF">
        <w:rPr>
          <w:b/>
          <w:bCs/>
          <w:i/>
          <w:iCs/>
          <w:lang w:val="vi-VN"/>
        </w:rPr>
        <w:t>tải về từ hệ thống</w:t>
      </w:r>
      <w:r w:rsidRPr="00FD4E01">
        <w:rPr>
          <w:i/>
          <w:iCs/>
          <w:lang w:val="vi-VN"/>
        </w:rPr>
        <w:t xml:space="preserve"> </w:t>
      </w:r>
      <w:r w:rsidRPr="006424EF">
        <w:rPr>
          <w:lang w:val="vi-VN"/>
        </w:rPr>
        <w:t>với tài khoản mà học sinh đang sử dụng</w:t>
      </w:r>
      <w:r w:rsidRPr="00FD4E01">
        <w:rPr>
          <w:i/>
          <w:iCs/>
          <w:lang w:val="vi-VN"/>
        </w:rPr>
        <w:t>.</w:t>
      </w:r>
    </w:p>
    <w:p w14:paraId="65B0ADAA" w14:textId="77777777" w:rsidR="00D35811" w:rsidRDefault="00D35811" w:rsidP="00D35811">
      <w:pPr>
        <w:spacing w:line="300" w:lineRule="auto"/>
        <w:ind w:firstLine="709"/>
        <w:jc w:val="both"/>
        <w:rPr>
          <w:b/>
          <w:bCs/>
          <w:lang w:val="vi-VN"/>
        </w:rPr>
      </w:pPr>
      <w:r w:rsidRPr="00FD4E01">
        <w:rPr>
          <w:bCs/>
          <w:lang w:val="vi-VN"/>
        </w:rPr>
        <w:t>2.4.</w:t>
      </w:r>
      <w:r w:rsidRPr="00FD4E01">
        <w:rPr>
          <w:b/>
          <w:bCs/>
          <w:lang w:val="vi-VN"/>
        </w:rPr>
        <w:t xml:space="preserve"> Hệ thống điện lưới hoặc mạng bị sự cố dưới 15 phút </w:t>
      </w:r>
    </w:p>
    <w:p w14:paraId="460333CA" w14:textId="77777777" w:rsidR="00D35811" w:rsidRPr="00FD4E01" w:rsidRDefault="00D35811" w:rsidP="00D35811">
      <w:pPr>
        <w:spacing w:line="300" w:lineRule="auto"/>
        <w:ind w:firstLine="709"/>
        <w:jc w:val="both"/>
        <w:rPr>
          <w:i/>
          <w:iCs/>
          <w:lang w:val="vi-VN"/>
        </w:rPr>
      </w:pPr>
      <w:r w:rsidRPr="00FD4E01">
        <w:rPr>
          <w:b/>
          <w:bCs/>
        </w:rPr>
        <w:lastRenderedPageBreak/>
        <w:sym w:font="Wingdings" w:char="F0E0"/>
      </w:r>
      <w:r w:rsidRPr="00FD4E01">
        <w:rPr>
          <w:b/>
          <w:bCs/>
          <w:lang w:val="vi-VN"/>
        </w:rPr>
        <w:t xml:space="preserve"> </w:t>
      </w:r>
      <w:r w:rsidRPr="00AC4AAD">
        <w:rPr>
          <w:lang w:val="vi-VN"/>
        </w:rPr>
        <w:t>Cán bộ coi thi cho thí sinh thi lại ngay nếu còn trong khung giờ mở đề thi.</w:t>
      </w:r>
    </w:p>
    <w:p w14:paraId="03E6AED8" w14:textId="77777777" w:rsidR="00D35811" w:rsidRDefault="00D35811" w:rsidP="00D35811">
      <w:pPr>
        <w:spacing w:line="300" w:lineRule="auto"/>
        <w:ind w:firstLine="709"/>
        <w:jc w:val="both"/>
        <w:rPr>
          <w:b/>
          <w:bCs/>
          <w:lang w:val="vi-VN"/>
        </w:rPr>
      </w:pPr>
      <w:r w:rsidRPr="00FD4E01">
        <w:rPr>
          <w:bCs/>
          <w:lang w:val="vi-VN"/>
        </w:rPr>
        <w:t>2.</w:t>
      </w:r>
      <w:r w:rsidRPr="00E944AE">
        <w:rPr>
          <w:bCs/>
          <w:lang w:val="vi-VN"/>
        </w:rPr>
        <w:t>5</w:t>
      </w:r>
      <w:r w:rsidRPr="00FD4E01">
        <w:rPr>
          <w:bCs/>
          <w:lang w:val="vi-VN"/>
        </w:rPr>
        <w:t>.</w:t>
      </w:r>
      <w:r w:rsidRPr="00FD4E01">
        <w:rPr>
          <w:b/>
          <w:bCs/>
          <w:lang w:val="vi-VN"/>
        </w:rPr>
        <w:t xml:space="preserve"> </w:t>
      </w:r>
      <w:r w:rsidRPr="00AC4AAD">
        <w:rPr>
          <w:lang w:val="vi-VN"/>
        </w:rPr>
        <w:t xml:space="preserve">Học sinh </w:t>
      </w:r>
      <w:r w:rsidRPr="00815306">
        <w:rPr>
          <w:lang w:val="vi-VN"/>
        </w:rPr>
        <w:t>gặp một trong các sự cố</w:t>
      </w:r>
      <w:r w:rsidRPr="009131AE">
        <w:rPr>
          <w:b/>
          <w:bCs/>
          <w:lang w:val="vi-VN"/>
        </w:rPr>
        <w:t xml:space="preserve"> (i) </w:t>
      </w:r>
      <w:r w:rsidRPr="00ED1163">
        <w:rPr>
          <w:b/>
          <w:bCs/>
          <w:lang w:val="vi-VN"/>
        </w:rPr>
        <w:t xml:space="preserve">nhấn Vào thi nhưng </w:t>
      </w:r>
      <w:r w:rsidRPr="006C4145">
        <w:rPr>
          <w:b/>
          <w:bCs/>
          <w:lang w:val="vi-VN"/>
        </w:rPr>
        <w:t>không truy cập được đề thi</w:t>
      </w:r>
      <w:r w:rsidRPr="00CD0F5F">
        <w:rPr>
          <w:b/>
          <w:bCs/>
          <w:lang w:val="vi-VN"/>
        </w:rPr>
        <w:t xml:space="preserve">, (ii) </w:t>
      </w:r>
      <w:r w:rsidRPr="00ED1163">
        <w:rPr>
          <w:b/>
          <w:bCs/>
          <w:lang w:val="vi-VN"/>
        </w:rPr>
        <w:t xml:space="preserve">trang Vào thi </w:t>
      </w:r>
      <w:r w:rsidRPr="006C4145">
        <w:rPr>
          <w:b/>
          <w:iCs/>
          <w:lang w:val="vi-VN"/>
        </w:rPr>
        <w:t>không hiển thị lịch thi, đồng hồ đếm ngược</w:t>
      </w:r>
      <w:r w:rsidRPr="00CD0F5F">
        <w:rPr>
          <w:b/>
          <w:iCs/>
          <w:lang w:val="vi-VN"/>
        </w:rPr>
        <w:t>, (iii</w:t>
      </w:r>
      <w:r w:rsidRPr="00AC4AAD">
        <w:rPr>
          <w:b/>
          <w:iCs/>
          <w:lang w:val="vi-VN"/>
        </w:rPr>
        <w:t>)</w:t>
      </w:r>
      <w:r w:rsidRPr="006C4145">
        <w:rPr>
          <w:b/>
          <w:bCs/>
          <w:lang w:val="vi-VN"/>
        </w:rPr>
        <w:t xml:space="preserve"> </w:t>
      </w:r>
      <w:r w:rsidRPr="006C4145">
        <w:rPr>
          <w:b/>
          <w:iCs/>
          <w:lang w:val="vi-VN"/>
        </w:rPr>
        <w:t xml:space="preserve">không </w:t>
      </w:r>
      <w:r w:rsidRPr="009B3D6B">
        <w:rPr>
          <w:b/>
          <w:iCs/>
          <w:lang w:val="vi-VN"/>
        </w:rPr>
        <w:t xml:space="preserve">thao tác </w:t>
      </w:r>
      <w:r w:rsidRPr="006C4145">
        <w:rPr>
          <w:b/>
          <w:iCs/>
          <w:lang w:val="vi-VN"/>
        </w:rPr>
        <w:t>nhập được tên đăng nhập, mật khẩu</w:t>
      </w:r>
      <w:r w:rsidRPr="00EA279F">
        <w:rPr>
          <w:b/>
          <w:iCs/>
          <w:lang w:val="vi-VN"/>
        </w:rPr>
        <w:t xml:space="preserve">, </w:t>
      </w:r>
      <w:r w:rsidRPr="00815306">
        <w:rPr>
          <w:b/>
          <w:iCs/>
          <w:lang w:val="vi-VN"/>
        </w:rPr>
        <w:t>hoặc</w:t>
      </w:r>
      <w:r w:rsidRPr="006C4145">
        <w:rPr>
          <w:b/>
          <w:iCs/>
          <w:lang w:val="vi-VN"/>
        </w:rPr>
        <w:t xml:space="preserve"> </w:t>
      </w:r>
      <w:r w:rsidRPr="00815306">
        <w:rPr>
          <w:b/>
          <w:iCs/>
          <w:lang w:val="vi-VN"/>
        </w:rPr>
        <w:t>nh</w:t>
      </w:r>
      <w:r w:rsidRPr="006C4145">
        <w:rPr>
          <w:b/>
          <w:iCs/>
          <w:lang w:val="vi-VN"/>
        </w:rPr>
        <w:t>ấn nút Đăng nhập</w:t>
      </w:r>
      <w:r w:rsidRPr="00815306">
        <w:rPr>
          <w:b/>
          <w:iCs/>
          <w:lang w:val="vi-VN"/>
        </w:rPr>
        <w:t>, (iv)</w:t>
      </w:r>
      <w:r w:rsidRPr="006C4145">
        <w:rPr>
          <w:b/>
          <w:bCs/>
          <w:lang w:val="vi-VN"/>
        </w:rPr>
        <w:t xml:space="preserve"> </w:t>
      </w:r>
      <w:r w:rsidRPr="00ED1163">
        <w:rPr>
          <w:b/>
          <w:bCs/>
          <w:lang w:val="vi-VN"/>
        </w:rPr>
        <w:t>m</w:t>
      </w:r>
      <w:r w:rsidRPr="006C4145">
        <w:rPr>
          <w:b/>
          <w:bCs/>
          <w:lang w:val="vi-VN"/>
        </w:rPr>
        <w:t>àn hình bị treo/đen màn hình/trắng màn hình khi đang làm bài thi</w:t>
      </w:r>
    </w:p>
    <w:p w14:paraId="43CE3B82" w14:textId="77777777" w:rsidR="00D35811" w:rsidRPr="006424EF" w:rsidRDefault="00D35811" w:rsidP="00D35811">
      <w:pPr>
        <w:spacing w:line="300" w:lineRule="auto"/>
        <w:ind w:firstLine="709"/>
        <w:jc w:val="both"/>
        <w:rPr>
          <w:b/>
          <w:bCs/>
          <w:lang w:val="vi-VN"/>
        </w:rPr>
      </w:pPr>
      <w:r w:rsidRPr="006C4145">
        <w:rPr>
          <w:bCs/>
        </w:rPr>
        <w:sym w:font="Wingdings" w:char="F0E0"/>
      </w:r>
      <w:r w:rsidRPr="006C4145">
        <w:rPr>
          <w:bCs/>
          <w:lang w:val="vi-VN"/>
        </w:rPr>
        <w:t xml:space="preserve"> Học sinh và giám thị </w:t>
      </w:r>
      <w:r w:rsidRPr="006C4145">
        <w:rPr>
          <w:b/>
          <w:bCs/>
          <w:lang w:val="vi-VN"/>
        </w:rPr>
        <w:t>KHÔNG ấn phím F5/nút Reload</w:t>
      </w:r>
      <w:r w:rsidRPr="006C4145">
        <w:rPr>
          <w:bCs/>
          <w:lang w:val="vi-VN"/>
        </w:rPr>
        <w:t xml:space="preserve"> trên trình duyệt để tránh bị ghi nhận “vi phạm”. Giám thị xử lý sự cố theo một trong các cách sau: </w:t>
      </w:r>
    </w:p>
    <w:p w14:paraId="59CDB60E" w14:textId="77777777" w:rsidR="00D35811" w:rsidRPr="00332B0E" w:rsidRDefault="00D35811" w:rsidP="00D35811">
      <w:pPr>
        <w:spacing w:line="300" w:lineRule="auto"/>
        <w:ind w:firstLine="567"/>
        <w:jc w:val="both"/>
        <w:rPr>
          <w:bCs/>
          <w:spacing w:val="-4"/>
          <w:lang w:val="vi-VN"/>
        </w:rPr>
      </w:pPr>
      <w:r w:rsidRPr="00332B0E">
        <w:rPr>
          <w:bCs/>
          <w:spacing w:val="-4"/>
          <w:lang w:val="vi-VN"/>
        </w:rPr>
        <w:t xml:space="preserve">- Cách 1: Tắt trình duyệt hiện tại và cho học sinh truy cập ioe.vn trên trình duyệt khác nếu còn trong khung giờ mở đề thi. </w:t>
      </w:r>
      <w:r w:rsidRPr="00332B0E">
        <w:rPr>
          <w:iCs/>
          <w:spacing w:val="-4"/>
          <w:lang w:val="vi-VN"/>
        </w:rPr>
        <w:t>Trước khi vào thi cần thực hiện xóa dữ liệu duyệt web và Kiểm tra thiết bị.</w:t>
      </w:r>
    </w:p>
    <w:p w14:paraId="43CE0A08" w14:textId="77777777" w:rsidR="00D35811" w:rsidRPr="006C4145" w:rsidRDefault="00D35811" w:rsidP="00D35811">
      <w:pPr>
        <w:spacing w:line="300" w:lineRule="auto"/>
        <w:ind w:firstLine="567"/>
        <w:jc w:val="both"/>
        <w:rPr>
          <w:iCs/>
          <w:lang w:val="vi-VN"/>
        </w:rPr>
      </w:pPr>
      <w:r w:rsidRPr="006C4145">
        <w:rPr>
          <w:bCs/>
          <w:lang w:val="vi-VN"/>
        </w:rPr>
        <w:t xml:space="preserve">- Cách 2: Cho học sinh dự thi trên máy tính khác nếu còn trong khung giờ mở đề thi. </w:t>
      </w:r>
      <w:r w:rsidRPr="006C4145">
        <w:rPr>
          <w:iCs/>
          <w:lang w:val="vi-VN"/>
        </w:rPr>
        <w:t>Trước khi vào thi cần thực hiện xóa dữ liệu duyệt web và Kiểm tra thiết bị.</w:t>
      </w:r>
    </w:p>
    <w:p w14:paraId="5263B1AB" w14:textId="77777777" w:rsidR="00D35811" w:rsidRPr="006C4145" w:rsidRDefault="00D35811" w:rsidP="00D35811">
      <w:pPr>
        <w:spacing w:line="300" w:lineRule="auto"/>
        <w:ind w:firstLine="709"/>
        <w:jc w:val="both"/>
        <w:rPr>
          <w:iCs/>
          <w:lang w:val="vi-VN"/>
        </w:rPr>
      </w:pPr>
      <w:r w:rsidRPr="006C4145">
        <w:rPr>
          <w:iCs/>
          <w:lang w:val="vi-VN"/>
        </w:rPr>
        <w:t>2.</w:t>
      </w:r>
      <w:r w:rsidRPr="00297308">
        <w:rPr>
          <w:iCs/>
          <w:lang w:val="vi-VN"/>
        </w:rPr>
        <w:t>6</w:t>
      </w:r>
      <w:r w:rsidRPr="006C4145">
        <w:rPr>
          <w:iCs/>
          <w:lang w:val="vi-VN"/>
        </w:rPr>
        <w:t xml:space="preserve">. </w:t>
      </w:r>
      <w:r w:rsidRPr="006C4145">
        <w:rPr>
          <w:b/>
          <w:iCs/>
          <w:lang w:val="vi-VN"/>
        </w:rPr>
        <w:t>Máy tính bị tắt đột ngột khi học sinh đang làm bài hoặc mới tải được đề</w:t>
      </w:r>
    </w:p>
    <w:p w14:paraId="55A3C204" w14:textId="77777777" w:rsidR="00D35811" w:rsidRDefault="00D35811" w:rsidP="00D35811">
      <w:pPr>
        <w:spacing w:line="300" w:lineRule="auto"/>
        <w:ind w:firstLine="709"/>
        <w:jc w:val="both"/>
        <w:rPr>
          <w:bCs/>
          <w:lang w:val="vi-VN"/>
        </w:rPr>
      </w:pPr>
      <w:r w:rsidRPr="006C4145">
        <w:rPr>
          <w:iCs/>
        </w:rPr>
        <w:sym w:font="Wingdings" w:char="F0E0"/>
      </w:r>
      <w:r w:rsidRPr="006C4145">
        <w:rPr>
          <w:iCs/>
          <w:lang w:val="vi-VN"/>
        </w:rPr>
        <w:t xml:space="preserve"> Giám thị đổi máy cho học sinh hoặc cho học sinh sử dụng trình duyệt khác để làm lại nếu vẫn đang trong khung giờ mở đề thi. Học sinh truy cập lại trang ioe.vn và thực hiện đúng quy trình Đăng nhập </w:t>
      </w:r>
      <w:r w:rsidRPr="006C4145">
        <w:rPr>
          <w:iCs/>
        </w:rPr>
        <w:sym w:font="Wingdings" w:char="F0E0"/>
      </w:r>
      <w:r w:rsidRPr="006C4145">
        <w:rPr>
          <w:iCs/>
          <w:lang w:val="vi-VN"/>
        </w:rPr>
        <w:t xml:space="preserve"> Nhập mã ca thi </w:t>
      </w:r>
      <w:r w:rsidRPr="006C4145">
        <w:rPr>
          <w:iCs/>
        </w:rPr>
        <w:sym w:font="Wingdings" w:char="F0E0"/>
      </w:r>
      <w:r w:rsidRPr="006C4145">
        <w:rPr>
          <w:iCs/>
          <w:lang w:val="vi-VN"/>
        </w:rPr>
        <w:t xml:space="preserve"> ấn Vào thi. Việc không thực hiện đúng thao thác này có thể bị hệ thống </w:t>
      </w:r>
      <w:r w:rsidRPr="006C4145">
        <w:rPr>
          <w:b/>
          <w:i/>
          <w:iCs/>
          <w:lang w:val="vi-VN"/>
        </w:rPr>
        <w:t>phát hiện vi phạm và hủy lượt dự thi</w:t>
      </w:r>
      <w:r w:rsidRPr="006C4145">
        <w:rPr>
          <w:iCs/>
          <w:lang w:val="vi-VN"/>
        </w:rPr>
        <w:t>.</w:t>
      </w:r>
    </w:p>
    <w:p w14:paraId="0656E594" w14:textId="77777777" w:rsidR="00D35811" w:rsidRDefault="00D35811" w:rsidP="00D35811">
      <w:pPr>
        <w:spacing w:line="300" w:lineRule="auto"/>
        <w:ind w:firstLine="709"/>
        <w:jc w:val="both"/>
        <w:rPr>
          <w:b/>
          <w:bCs/>
          <w:lang w:val="vi-VN"/>
        </w:rPr>
      </w:pPr>
      <w:r w:rsidRPr="00297308">
        <w:rPr>
          <w:bCs/>
          <w:lang w:val="vi-VN"/>
        </w:rPr>
        <w:t xml:space="preserve">2.7. </w:t>
      </w:r>
      <w:r w:rsidRPr="006C4145">
        <w:rPr>
          <w:b/>
          <w:bCs/>
          <w:lang w:val="vi-VN"/>
        </w:rPr>
        <w:t>Học sinh không thấy hiển thị điểm thi khi nộp bài thi hoặc kết thúc giờ thi không được ghi nhận kết quả</w:t>
      </w:r>
    </w:p>
    <w:p w14:paraId="4EB2153D" w14:textId="77777777" w:rsidR="00D35811" w:rsidRDefault="00D35811" w:rsidP="00D35811">
      <w:pPr>
        <w:spacing w:line="300" w:lineRule="auto"/>
        <w:ind w:firstLine="709"/>
        <w:jc w:val="both"/>
        <w:rPr>
          <w:lang w:val="vi-VN"/>
        </w:rPr>
      </w:pPr>
      <w:r w:rsidRPr="00E538EC">
        <w:rPr>
          <w:b/>
          <w:bCs/>
        </w:rPr>
        <w:sym w:font="Wingdings" w:char="F0E0"/>
      </w:r>
      <w:r w:rsidRPr="00E538EC">
        <w:rPr>
          <w:b/>
          <w:bCs/>
          <w:lang w:val="vi-VN"/>
        </w:rPr>
        <w:t xml:space="preserve"> </w:t>
      </w:r>
      <w:r w:rsidRPr="00E538EC">
        <w:rPr>
          <w:lang w:val="vi-VN"/>
        </w:rPr>
        <w:t>Giáo viên rà soát các lỗi theo hướng dẫn dưới đây:</w:t>
      </w:r>
    </w:p>
    <w:p w14:paraId="20E5A106" w14:textId="77777777" w:rsidR="00D35811" w:rsidRPr="006C4145" w:rsidRDefault="00D35811" w:rsidP="00D35811">
      <w:pPr>
        <w:pStyle w:val="NormalWeb"/>
        <w:shd w:val="clear" w:color="auto" w:fill="FFFFFF"/>
        <w:spacing w:before="0" w:beforeAutospacing="0" w:after="0" w:afterAutospacing="0" w:line="300" w:lineRule="auto"/>
        <w:ind w:firstLine="567"/>
        <w:jc w:val="both"/>
        <w:rPr>
          <w:lang w:val="vi-VN"/>
        </w:rPr>
      </w:pPr>
      <w:r w:rsidRPr="006C4145">
        <w:rPr>
          <w:lang w:val="vi-VN"/>
        </w:rPr>
        <w:t xml:space="preserve">- </w:t>
      </w:r>
      <w:r w:rsidRPr="006C4145">
        <w:rPr>
          <w:i/>
          <w:lang w:val="vi-VN"/>
        </w:rPr>
        <w:t>Cảnh báo vi phạm quy chế thi</w:t>
      </w:r>
      <w:r w:rsidRPr="006C4145">
        <w:rPr>
          <w:lang w:val="vi-VN"/>
        </w:rPr>
        <w:t>: Hệ thống phát hiện học sinh vi phạm quy chế, không thể thi lại trên tài khoản này. Mọi kết quả của thí sinh trong khối học báo vi phạm đều không được ghi nhận.</w:t>
      </w:r>
    </w:p>
    <w:p w14:paraId="245F312F" w14:textId="77777777" w:rsidR="00D35811" w:rsidRPr="006C4145" w:rsidRDefault="00D35811" w:rsidP="00D35811">
      <w:pPr>
        <w:pStyle w:val="NormalWeb"/>
        <w:shd w:val="clear" w:color="auto" w:fill="FFFFFF"/>
        <w:spacing w:before="0" w:beforeAutospacing="0" w:after="0" w:afterAutospacing="0" w:line="300" w:lineRule="auto"/>
        <w:ind w:firstLine="567"/>
        <w:jc w:val="both"/>
        <w:rPr>
          <w:lang w:val="vi-VN"/>
        </w:rPr>
      </w:pPr>
      <w:r w:rsidRPr="006C4145">
        <w:rPr>
          <w:lang w:val="vi-VN"/>
        </w:rPr>
        <w:t xml:space="preserve"> - </w:t>
      </w:r>
      <w:r w:rsidRPr="006C4145">
        <w:rPr>
          <w:i/>
          <w:lang w:val="vi-VN"/>
        </w:rPr>
        <w:t>Cảnh báo tài khoản thi trên nhiều thiết bị, trình duyệt</w:t>
      </w:r>
      <w:r w:rsidRPr="006C4145">
        <w:rPr>
          <w:lang w:val="vi-VN"/>
        </w:rPr>
        <w:t xml:space="preserve">: Giám thị ghi nhận tình huống trong Biên bản thi. </w:t>
      </w:r>
      <w:r>
        <w:rPr>
          <w:lang w:val="vi-VN"/>
        </w:rPr>
        <w:t>Ban Tổ chức</w:t>
      </w:r>
      <w:r w:rsidRPr="006C4145">
        <w:rPr>
          <w:lang w:val="vi-VN"/>
        </w:rPr>
        <w:t xml:space="preserve"> sẽ đối chiếu BBT với các hoạt động trên hệ thống của tài khoản và đưa ra quyết định có ghi nhận kết quả của học sinh không. Trường hợp giáo viên không ghi nhận tình huống trong BBT, kết quả thi sẽ không được công nhận. </w:t>
      </w:r>
    </w:p>
    <w:p w14:paraId="72EE8EEB" w14:textId="77777777" w:rsidR="00D35811" w:rsidRPr="00FD4E01" w:rsidRDefault="00D35811" w:rsidP="00D35811">
      <w:pPr>
        <w:pStyle w:val="NormalWeb"/>
        <w:shd w:val="clear" w:color="auto" w:fill="FFFFFF"/>
        <w:spacing w:before="0" w:beforeAutospacing="0" w:after="0" w:afterAutospacing="0" w:line="300" w:lineRule="auto"/>
        <w:ind w:firstLine="567"/>
        <w:jc w:val="both"/>
        <w:rPr>
          <w:lang w:val="vi-VN"/>
        </w:rPr>
      </w:pPr>
      <w:r w:rsidRPr="006C4145">
        <w:rPr>
          <w:lang w:val="vi-VN"/>
        </w:rPr>
        <w:t xml:space="preserve">- </w:t>
      </w:r>
      <w:r w:rsidRPr="006C4145">
        <w:rPr>
          <w:i/>
          <w:lang w:val="vi-VN"/>
        </w:rPr>
        <w:t>Màn hình thi của học sinh không báo điểm, loading</w:t>
      </w:r>
      <w:r w:rsidRPr="006C4145">
        <w:rPr>
          <w:lang w:val="vi-VN"/>
        </w:rPr>
        <w:t>: Giáo viên cho học sinh đóng trang thi và tắt trình duyệt, đồng thời kiểm tra kết quả của học sinh đã hiển thị trong tài khoản giáo viên quản trị chưa: </w:t>
      </w:r>
      <w:r w:rsidRPr="00FD4E01">
        <w:rPr>
          <w:lang w:val="vi-VN"/>
        </w:rPr>
        <w:t> </w:t>
      </w:r>
    </w:p>
    <w:p w14:paraId="44EDCC13" w14:textId="77777777" w:rsidR="00D35811" w:rsidRPr="00FD4E01" w:rsidRDefault="00D35811" w:rsidP="00D35811">
      <w:pPr>
        <w:pStyle w:val="NormalWeb"/>
        <w:shd w:val="clear" w:color="auto" w:fill="FFFFFF"/>
        <w:spacing w:before="0" w:beforeAutospacing="0" w:after="0" w:afterAutospacing="0" w:line="300" w:lineRule="auto"/>
        <w:ind w:firstLine="567"/>
        <w:jc w:val="both"/>
        <w:rPr>
          <w:lang w:val="vi-VN"/>
        </w:rPr>
      </w:pPr>
      <w:r w:rsidRPr="00FD4E01">
        <w:rPr>
          <w:lang w:val="vi-VN"/>
        </w:rPr>
        <w:t xml:space="preserve">+ </w:t>
      </w:r>
      <w:r w:rsidRPr="00FD4E01">
        <w:rPr>
          <w:i/>
          <w:lang w:val="vi-VN"/>
        </w:rPr>
        <w:t>Nếu đã hiển thị kết quả</w:t>
      </w:r>
      <w:r w:rsidRPr="00FD4E01">
        <w:rPr>
          <w:lang w:val="vi-VN"/>
        </w:rPr>
        <w:t>: Giáo viên ghi kết quả vào BBT </w:t>
      </w:r>
    </w:p>
    <w:p w14:paraId="71BAD4BC" w14:textId="77777777" w:rsidR="00D35811" w:rsidRPr="00FD4E01" w:rsidRDefault="00D35811" w:rsidP="00D35811">
      <w:pPr>
        <w:spacing w:line="300" w:lineRule="auto"/>
        <w:ind w:firstLine="567"/>
        <w:jc w:val="both"/>
        <w:rPr>
          <w:lang w:val="vi-VN"/>
        </w:rPr>
      </w:pPr>
      <w:r w:rsidRPr="00FD4E01">
        <w:rPr>
          <w:lang w:val="vi-VN"/>
        </w:rPr>
        <w:t xml:space="preserve">+ </w:t>
      </w:r>
      <w:r w:rsidRPr="00FD4E01">
        <w:rPr>
          <w:i/>
          <w:lang w:val="vi-VN"/>
        </w:rPr>
        <w:t>Nếu không hiển thị kết quả</w:t>
      </w:r>
      <w:r w:rsidRPr="00FD4E01">
        <w:rPr>
          <w:lang w:val="vi-VN"/>
        </w:rPr>
        <w:t>: Giáo viên cho học sinh thi lại vào ca thi tiếp theo</w:t>
      </w:r>
    </w:p>
    <w:p w14:paraId="2780165A" w14:textId="77777777" w:rsidR="00D35811" w:rsidRPr="006C4145" w:rsidRDefault="00D35811" w:rsidP="00D35811">
      <w:pPr>
        <w:spacing w:line="300" w:lineRule="auto"/>
        <w:ind w:firstLine="567"/>
        <w:jc w:val="both"/>
        <w:rPr>
          <w:b/>
          <w:bCs/>
          <w:lang w:val="vi-VN"/>
        </w:rPr>
      </w:pPr>
      <w:r w:rsidRPr="006C4145">
        <w:rPr>
          <w:b/>
          <w:bCs/>
          <w:lang w:val="vi-VN"/>
        </w:rPr>
        <w:t>Lưu ý:</w:t>
      </w:r>
    </w:p>
    <w:p w14:paraId="77E63D74" w14:textId="77777777" w:rsidR="00D35811" w:rsidRPr="006C4145" w:rsidRDefault="00D35811" w:rsidP="00D35811">
      <w:pPr>
        <w:spacing w:line="300" w:lineRule="auto"/>
        <w:ind w:firstLine="567"/>
        <w:jc w:val="both"/>
        <w:rPr>
          <w:iCs/>
          <w:lang w:val="vi-VN"/>
        </w:rPr>
      </w:pPr>
      <w:r w:rsidRPr="006C4145">
        <w:rPr>
          <w:iCs/>
          <w:lang w:val="vi-VN"/>
        </w:rPr>
        <w:t>- Học sinh gặp vấn đề/sự cố trong quá trình làm bài thi cần báo ngay với cán bộ coi thi để xử lý. Cán bộ coi thi căn cứ hướng dẫn xử lý sự cố của BTC để xử lý và hỗ trợ học sinh. Các trường hợp khác sự cố trong hướng dẫn của BTC, Hội đồng thi cần liên hệ ngay với BTC qua các kênh hỗ trợ kỳ thi, được hiển thị công khai khi truy cập ioe.vn trong thời gian diễn ra kỳ thi theo thứ tự ưu tiên sau:</w:t>
      </w:r>
    </w:p>
    <w:p w14:paraId="56D08546" w14:textId="77777777" w:rsidR="00D35811" w:rsidRPr="006C4145" w:rsidRDefault="00D35811" w:rsidP="00D35811">
      <w:pPr>
        <w:spacing w:line="300" w:lineRule="auto"/>
        <w:ind w:firstLine="567"/>
        <w:jc w:val="both"/>
        <w:rPr>
          <w:iCs/>
        </w:rPr>
      </w:pPr>
      <w:r w:rsidRPr="006C4145">
        <w:rPr>
          <w:iCs/>
        </w:rPr>
        <w:t xml:space="preserve">+ </w:t>
      </w:r>
      <w:r w:rsidRPr="006C4145">
        <w:rPr>
          <w:iCs/>
          <w:lang w:val="vi-VN"/>
        </w:rPr>
        <w:t xml:space="preserve">Facebook: </w:t>
      </w:r>
      <w:r w:rsidRPr="006C4145">
        <w:rPr>
          <w:b/>
          <w:i/>
          <w:iCs/>
          <w:lang w:val="vi-VN"/>
        </w:rPr>
        <w:t>IOE.vn - Olympic Tiếng Anh trên Internet</w:t>
      </w:r>
      <w:r>
        <w:rPr>
          <w:b/>
          <w:i/>
          <w:iCs/>
        </w:rPr>
        <w:t xml:space="preserve"> (</w:t>
      </w:r>
      <w:r w:rsidRPr="006D1043">
        <w:rPr>
          <w:b/>
          <w:i/>
          <w:iCs/>
        </w:rPr>
        <w:t>https://m.me/ioe.vn</w:t>
      </w:r>
      <w:r>
        <w:rPr>
          <w:b/>
          <w:i/>
          <w:iCs/>
        </w:rPr>
        <w:t>)</w:t>
      </w:r>
      <w:r w:rsidRPr="006C4145">
        <w:rPr>
          <w:b/>
          <w:i/>
          <w:iCs/>
          <w:lang w:val="vi-VN"/>
        </w:rPr>
        <w:t xml:space="preserve"> </w:t>
      </w:r>
      <w:r w:rsidRPr="006C4145">
        <w:rPr>
          <w:iCs/>
        </w:rPr>
        <w:t xml:space="preserve">- </w:t>
      </w:r>
      <w:proofErr w:type="spellStart"/>
      <w:r w:rsidRPr="006C4145">
        <w:rPr>
          <w:iCs/>
        </w:rPr>
        <w:t>ưu</w:t>
      </w:r>
      <w:proofErr w:type="spellEnd"/>
      <w:r w:rsidRPr="006C4145">
        <w:rPr>
          <w:iCs/>
        </w:rPr>
        <w:t xml:space="preserve"> </w:t>
      </w:r>
      <w:proofErr w:type="spellStart"/>
      <w:r w:rsidRPr="006C4145">
        <w:rPr>
          <w:iCs/>
        </w:rPr>
        <w:t>tiên</w:t>
      </w:r>
      <w:proofErr w:type="spellEnd"/>
    </w:p>
    <w:p w14:paraId="1895AB45" w14:textId="77777777" w:rsidR="00D35811" w:rsidRPr="00332B0E" w:rsidRDefault="00D35811" w:rsidP="00D35811">
      <w:pPr>
        <w:spacing w:line="300" w:lineRule="auto"/>
        <w:ind w:firstLine="567"/>
        <w:jc w:val="both"/>
        <w:rPr>
          <w:iCs/>
          <w:spacing w:val="-4"/>
        </w:rPr>
      </w:pPr>
      <w:r w:rsidRPr="00332B0E">
        <w:rPr>
          <w:iCs/>
          <w:spacing w:val="-4"/>
        </w:rPr>
        <w:t xml:space="preserve">+ </w:t>
      </w:r>
      <w:proofErr w:type="spellStart"/>
      <w:r w:rsidRPr="00332B0E">
        <w:rPr>
          <w:iCs/>
          <w:spacing w:val="-4"/>
        </w:rPr>
        <w:t>Zalo</w:t>
      </w:r>
      <w:proofErr w:type="spellEnd"/>
      <w:r w:rsidRPr="00332B0E">
        <w:rPr>
          <w:iCs/>
          <w:spacing w:val="-4"/>
        </w:rPr>
        <w:t xml:space="preserve">: </w:t>
      </w:r>
      <w:r w:rsidRPr="00332B0E">
        <w:rPr>
          <w:b/>
          <w:i/>
          <w:iCs/>
          <w:spacing w:val="-4"/>
          <w:lang w:val="vi-VN"/>
        </w:rPr>
        <w:t>Olympic Tiếng Anh trên Internet - IOE (</w:t>
      </w:r>
      <w:r>
        <w:fldChar w:fldCharType="begin"/>
      </w:r>
      <w:r>
        <w:instrText xml:space="preserve"> HYPERLINK "https://zalo.me/4173902407181774207" </w:instrText>
      </w:r>
      <w:r>
        <w:fldChar w:fldCharType="separate"/>
      </w:r>
      <w:r w:rsidRPr="00332B0E">
        <w:rPr>
          <w:b/>
          <w:i/>
          <w:spacing w:val="-4"/>
          <w:lang w:val="vi-VN"/>
        </w:rPr>
        <w:t>https://zalo.me/4173902407181774207</w:t>
      </w:r>
      <w:r>
        <w:rPr>
          <w:b/>
          <w:i/>
          <w:spacing w:val="-4"/>
          <w:lang w:val="vi-VN"/>
        </w:rPr>
        <w:fldChar w:fldCharType="end"/>
      </w:r>
      <w:r w:rsidRPr="00332B0E">
        <w:rPr>
          <w:b/>
          <w:i/>
          <w:iCs/>
          <w:spacing w:val="-4"/>
          <w:lang w:val="vi-VN"/>
        </w:rPr>
        <w:t>)</w:t>
      </w:r>
      <w:r w:rsidRPr="00332B0E">
        <w:rPr>
          <w:iCs/>
          <w:spacing w:val="-4"/>
        </w:rPr>
        <w:t xml:space="preserve"> - </w:t>
      </w:r>
      <w:proofErr w:type="spellStart"/>
      <w:r w:rsidRPr="00332B0E">
        <w:rPr>
          <w:iCs/>
          <w:spacing w:val="-4"/>
        </w:rPr>
        <w:t>ưu</w:t>
      </w:r>
      <w:proofErr w:type="spellEnd"/>
      <w:r w:rsidRPr="00332B0E">
        <w:rPr>
          <w:iCs/>
          <w:spacing w:val="-4"/>
        </w:rPr>
        <w:t xml:space="preserve"> </w:t>
      </w:r>
      <w:proofErr w:type="spellStart"/>
      <w:r w:rsidRPr="00332B0E">
        <w:rPr>
          <w:iCs/>
          <w:spacing w:val="-4"/>
        </w:rPr>
        <w:t>tiên</w:t>
      </w:r>
      <w:proofErr w:type="spellEnd"/>
    </w:p>
    <w:p w14:paraId="40D82B91" w14:textId="77777777" w:rsidR="00D35811" w:rsidRPr="006C4145" w:rsidRDefault="00D35811" w:rsidP="00D35811">
      <w:pPr>
        <w:spacing w:line="300" w:lineRule="auto"/>
        <w:ind w:firstLine="567"/>
        <w:jc w:val="both"/>
        <w:rPr>
          <w:iCs/>
          <w:lang w:val="vi-VN"/>
        </w:rPr>
      </w:pPr>
      <w:r w:rsidRPr="006C4145">
        <w:rPr>
          <w:iCs/>
          <w:lang w:val="vi-VN"/>
        </w:rPr>
        <w:t xml:space="preserve">+ Tổng đài: </w:t>
      </w:r>
      <w:r w:rsidRPr="006C4145">
        <w:rPr>
          <w:b/>
          <w:i/>
          <w:iCs/>
          <w:lang w:val="vi-VN"/>
        </w:rPr>
        <w:t>1900.636.876 (nhánh 1 và nhánh 4)</w:t>
      </w:r>
    </w:p>
    <w:p w14:paraId="400C27AD" w14:textId="77777777" w:rsidR="00D35811" w:rsidRDefault="00D35811" w:rsidP="00D35811">
      <w:pPr>
        <w:spacing w:line="300" w:lineRule="auto"/>
        <w:ind w:firstLine="567"/>
        <w:jc w:val="both"/>
        <w:rPr>
          <w:b/>
          <w:i/>
          <w:iCs/>
          <w:lang w:val="vi-VN"/>
        </w:rPr>
      </w:pPr>
      <w:r w:rsidRPr="006C4145">
        <w:rPr>
          <w:iCs/>
          <w:lang w:val="vi-VN"/>
        </w:rPr>
        <w:t xml:space="preserve">+ Hotline: </w:t>
      </w:r>
      <w:r w:rsidRPr="006C4145">
        <w:rPr>
          <w:b/>
          <w:i/>
          <w:iCs/>
          <w:lang w:val="vi-VN"/>
        </w:rPr>
        <w:t>0984.650.154</w:t>
      </w:r>
    </w:p>
    <w:p w14:paraId="2D5AF50F" w14:textId="77777777" w:rsidR="00D35811" w:rsidRPr="006C4145" w:rsidRDefault="00D35811" w:rsidP="00D35811">
      <w:pPr>
        <w:spacing w:line="300" w:lineRule="auto"/>
        <w:ind w:firstLine="567"/>
        <w:jc w:val="both"/>
        <w:rPr>
          <w:iCs/>
          <w:lang w:val="vi-VN"/>
        </w:rPr>
      </w:pPr>
      <w:r w:rsidRPr="006C4145">
        <w:rPr>
          <w:iCs/>
          <w:lang w:val="vi-VN"/>
        </w:rPr>
        <w:lastRenderedPageBreak/>
        <w:t xml:space="preserve">- </w:t>
      </w:r>
      <w:r w:rsidRPr="006C4145">
        <w:rPr>
          <w:b/>
          <w:iCs/>
          <w:lang w:val="vi-VN"/>
        </w:rPr>
        <w:t>Trường hợp BTC không tiếp nhận giải quyết gồm:</w:t>
      </w:r>
      <w:r w:rsidRPr="006C4145">
        <w:rPr>
          <w:iCs/>
          <w:lang w:val="vi-VN"/>
        </w:rPr>
        <w:t xml:space="preserve"> (i) </w:t>
      </w:r>
      <w:r w:rsidRPr="00B24C34">
        <w:rPr>
          <w:iCs/>
          <w:lang w:val="vi-VN"/>
        </w:rPr>
        <w:t>H</w:t>
      </w:r>
      <w:r w:rsidRPr="006C4145">
        <w:rPr>
          <w:iCs/>
          <w:lang w:val="vi-VN"/>
        </w:rPr>
        <w:t xml:space="preserve">ọc sinh gặp sự cố nhưng </w:t>
      </w:r>
      <w:r w:rsidRPr="003A46FD">
        <w:rPr>
          <w:b/>
          <w:bCs/>
          <w:iCs/>
          <w:lang w:val="vi-VN"/>
        </w:rPr>
        <w:t>không báo cán bộ coi thi</w:t>
      </w:r>
      <w:r w:rsidRPr="006C4145">
        <w:rPr>
          <w:iCs/>
          <w:lang w:val="vi-VN"/>
        </w:rPr>
        <w:t xml:space="preserve"> mà tiếp tục làm bài thi và hệ thống thu bài; (ii) Hội đồng thi nhận được phản ánh sự cố của học sinh nhưng </w:t>
      </w:r>
      <w:r w:rsidRPr="001A3B1E">
        <w:rPr>
          <w:b/>
          <w:bCs/>
          <w:iCs/>
          <w:lang w:val="vi-VN"/>
        </w:rPr>
        <w:t>không xử lý/liên hệ cho BTC</w:t>
      </w:r>
      <w:r w:rsidRPr="006C4145">
        <w:rPr>
          <w:iCs/>
          <w:lang w:val="vi-VN"/>
        </w:rPr>
        <w:t xml:space="preserve"> để </w:t>
      </w:r>
      <w:r w:rsidRPr="001A3B1E">
        <w:rPr>
          <w:iCs/>
          <w:lang w:val="vi-VN"/>
        </w:rPr>
        <w:t xml:space="preserve">nhận </w:t>
      </w:r>
      <w:r w:rsidRPr="006C4145">
        <w:rPr>
          <w:iCs/>
          <w:lang w:val="vi-VN"/>
        </w:rPr>
        <w:t xml:space="preserve">hỗ trợ mà </w:t>
      </w:r>
      <w:r w:rsidRPr="001A3B1E">
        <w:rPr>
          <w:b/>
          <w:bCs/>
          <w:iCs/>
          <w:lang w:val="vi-VN"/>
        </w:rPr>
        <w:t>cho học sinh tiếp tục làm bài</w:t>
      </w:r>
      <w:r w:rsidRPr="006C4145">
        <w:rPr>
          <w:iCs/>
          <w:lang w:val="vi-VN"/>
        </w:rPr>
        <w:t xml:space="preserve"> và hệ thống ghi nhận kết quả; (iii) Hội đồng thi </w:t>
      </w:r>
      <w:r w:rsidRPr="003A46FD">
        <w:rPr>
          <w:b/>
          <w:bCs/>
          <w:iCs/>
          <w:lang w:val="vi-VN"/>
        </w:rPr>
        <w:t>không liên hệ/liên hệ không đúng các kênh hỗ trợ</w:t>
      </w:r>
      <w:r w:rsidRPr="006C4145">
        <w:rPr>
          <w:iCs/>
          <w:lang w:val="vi-VN"/>
        </w:rPr>
        <w:t xml:space="preserve"> </w:t>
      </w:r>
      <w:r w:rsidRPr="003A46FD">
        <w:rPr>
          <w:iCs/>
          <w:lang w:val="vi-VN"/>
        </w:rPr>
        <w:t xml:space="preserve">trong thời gian tổ chức kỳ thi </w:t>
      </w:r>
      <w:r w:rsidRPr="006C4145">
        <w:rPr>
          <w:iCs/>
          <w:lang w:val="vi-VN"/>
        </w:rPr>
        <w:t xml:space="preserve">(VD: gửi yêu cầu hỗ trợ qua email, gửi tin nhắn vào số hotline,...); (iv) đã </w:t>
      </w:r>
      <w:r w:rsidRPr="003A46FD">
        <w:rPr>
          <w:b/>
          <w:bCs/>
          <w:iCs/>
          <w:lang w:val="vi-VN"/>
        </w:rPr>
        <w:t>kết thúc thời gian mở đề</w:t>
      </w:r>
      <w:r w:rsidRPr="006C4145">
        <w:rPr>
          <w:iCs/>
          <w:lang w:val="vi-VN"/>
        </w:rPr>
        <w:t xml:space="preserve"> của khối học gặp sự cố.</w:t>
      </w:r>
    </w:p>
    <w:p w14:paraId="157818CB" w14:textId="77777777" w:rsidR="00D35811" w:rsidRPr="00FD4E01" w:rsidRDefault="00D35811" w:rsidP="00D35811">
      <w:pPr>
        <w:spacing w:line="300" w:lineRule="auto"/>
        <w:ind w:firstLine="567"/>
        <w:jc w:val="both"/>
        <w:rPr>
          <w:b/>
          <w:color w:val="000000" w:themeColor="text1"/>
          <w:lang w:val="vi-VN"/>
        </w:rPr>
      </w:pPr>
      <w:r w:rsidRPr="00FD4E01">
        <w:rPr>
          <w:b/>
          <w:color w:val="000000" w:themeColor="text1"/>
          <w:lang w:val="vi-VN"/>
        </w:rPr>
        <w:t xml:space="preserve">- </w:t>
      </w:r>
      <w:r w:rsidRPr="00FD4E01">
        <w:rPr>
          <w:color w:val="000000" w:themeColor="text1"/>
          <w:lang w:val="vi-VN"/>
        </w:rPr>
        <w:t>Quyết định của BTC là quyết định cuối cùng.</w:t>
      </w:r>
      <w:r w:rsidRPr="00FD4E01">
        <w:rPr>
          <w:b/>
          <w:color w:val="000000" w:themeColor="text1"/>
          <w:lang w:val="vi-VN"/>
        </w:rPr>
        <w:t xml:space="preserve"> </w:t>
      </w:r>
    </w:p>
    <w:p w14:paraId="3B5BDD24" w14:textId="77777777" w:rsidR="00D35811" w:rsidRPr="00FD4E01" w:rsidRDefault="00D35811" w:rsidP="00D35811">
      <w:pPr>
        <w:rPr>
          <w:b/>
          <w:color w:val="000000" w:themeColor="text1"/>
          <w:lang w:val="vi-VN"/>
        </w:rPr>
      </w:pPr>
      <w:r w:rsidRPr="00FD4E01">
        <w:rPr>
          <w:b/>
          <w:color w:val="000000" w:themeColor="text1"/>
          <w:lang w:val="vi-VN"/>
        </w:rPr>
        <w:br w:type="page"/>
      </w:r>
    </w:p>
    <w:p w14:paraId="4E3F8D29" w14:textId="77777777" w:rsidR="00D35811" w:rsidRPr="00FD4E01" w:rsidRDefault="00D35811" w:rsidP="00D35811">
      <w:pPr>
        <w:jc w:val="center"/>
        <w:rPr>
          <w:b/>
          <w:lang w:val="vi-VN"/>
        </w:rPr>
      </w:pPr>
      <w:r w:rsidRPr="00FD4E01">
        <w:rPr>
          <w:b/>
          <w:lang w:val="vi-VN"/>
        </w:rPr>
        <w:lastRenderedPageBreak/>
        <w:t>PHỤ LỤC VI</w:t>
      </w:r>
    </w:p>
    <w:p w14:paraId="77174AFD" w14:textId="77777777" w:rsidR="00D35811" w:rsidRPr="00FD4E01" w:rsidRDefault="00D35811" w:rsidP="00D35811">
      <w:pPr>
        <w:spacing w:line="300" w:lineRule="auto"/>
        <w:jc w:val="center"/>
        <w:rPr>
          <w:lang w:val="vi-VN"/>
        </w:rPr>
      </w:pPr>
      <w:r w:rsidRPr="00FD4E01">
        <w:rPr>
          <w:lang w:val="vi-VN"/>
        </w:rPr>
        <w:t>TỔNG HỢP HƯỚNG DẪN THAM GIA VÀ SỬ DỤNG TÍNH NĂNG TRÊN IOE</w:t>
      </w:r>
    </w:p>
    <w:p w14:paraId="53A4B7BB" w14:textId="77777777" w:rsidR="00D35811" w:rsidRPr="00FD4E01" w:rsidRDefault="00D35811" w:rsidP="00D35811">
      <w:pPr>
        <w:spacing w:line="300" w:lineRule="auto"/>
        <w:ind w:firstLine="567"/>
        <w:jc w:val="center"/>
        <w:rPr>
          <w:lang w:val="vi-VN"/>
        </w:rPr>
      </w:pPr>
      <w:r w:rsidRPr="00FD4E01">
        <w:rPr>
          <w:i/>
          <w:lang w:val="vi-VN"/>
        </w:rPr>
        <w:t xml:space="preserve">(Kèm theo Công văn số </w:t>
      </w:r>
      <w:r>
        <w:rPr>
          <w:i/>
          <w:lang w:val="vi-VN"/>
        </w:rPr>
        <w:t>02/HD/VTCO-BTCIOE</w:t>
      </w:r>
      <w:r w:rsidRPr="00FD4E01">
        <w:rPr>
          <w:i/>
          <w:lang w:val="vi-VN"/>
        </w:rPr>
        <w:t xml:space="preserve"> của </w:t>
      </w:r>
      <w:r>
        <w:rPr>
          <w:i/>
          <w:lang w:val="vi-VN"/>
        </w:rPr>
        <w:t>Ban Tổ chức</w:t>
      </w:r>
      <w:r w:rsidRPr="00FD4E01">
        <w:rPr>
          <w:i/>
          <w:lang w:val="vi-VN"/>
        </w:rPr>
        <w:t xml:space="preserve"> IOE)</w:t>
      </w:r>
    </w:p>
    <w:p w14:paraId="71296975" w14:textId="77777777" w:rsidR="00D35811" w:rsidRDefault="00D35811" w:rsidP="00D35811">
      <w:pPr>
        <w:spacing w:before="120" w:after="120" w:line="300" w:lineRule="auto"/>
        <w:ind w:left="567"/>
        <w:jc w:val="both"/>
        <w:rPr>
          <w:b/>
          <w:color w:val="000000" w:themeColor="text1"/>
          <w:lang w:val="sv-SE"/>
        </w:rPr>
      </w:pPr>
      <w:r w:rsidRPr="00FD4E01">
        <w:rPr>
          <w:b/>
          <w:color w:val="000000" w:themeColor="text1"/>
          <w:lang w:val="sv-SE"/>
        </w:rPr>
        <w:t>I. HƯỚNG DẪN THAM GIA CUỘC THI IOE</w:t>
      </w:r>
    </w:p>
    <w:tbl>
      <w:tblPr>
        <w:tblStyle w:val="TableGrid"/>
        <w:tblW w:w="9634" w:type="dxa"/>
        <w:tblLayout w:type="fixed"/>
        <w:tblLook w:val="04A0" w:firstRow="1" w:lastRow="0" w:firstColumn="1" w:lastColumn="0" w:noHBand="0" w:noVBand="1"/>
      </w:tblPr>
      <w:tblGrid>
        <w:gridCol w:w="708"/>
        <w:gridCol w:w="4957"/>
        <w:gridCol w:w="2694"/>
        <w:gridCol w:w="1275"/>
      </w:tblGrid>
      <w:tr w:rsidR="00D35811" w:rsidRPr="00FD4E01" w14:paraId="6CC64073" w14:textId="77777777" w:rsidTr="000A1433">
        <w:tc>
          <w:tcPr>
            <w:tcW w:w="708" w:type="dxa"/>
          </w:tcPr>
          <w:p w14:paraId="5CBF9641"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STT</w:t>
            </w:r>
          </w:p>
        </w:tc>
        <w:tc>
          <w:tcPr>
            <w:tcW w:w="4957" w:type="dxa"/>
          </w:tcPr>
          <w:p w14:paraId="3CF4130E"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Hướng dẫn</w:t>
            </w:r>
          </w:p>
        </w:tc>
        <w:tc>
          <w:tcPr>
            <w:tcW w:w="2694" w:type="dxa"/>
          </w:tcPr>
          <w:p w14:paraId="7A8BD8F3"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Link hướng dẫn</w:t>
            </w:r>
          </w:p>
        </w:tc>
        <w:tc>
          <w:tcPr>
            <w:tcW w:w="1275" w:type="dxa"/>
          </w:tcPr>
          <w:p w14:paraId="620ECC73"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Quét QR</w:t>
            </w:r>
          </w:p>
        </w:tc>
      </w:tr>
      <w:tr w:rsidR="00D35811" w:rsidRPr="001D2341" w14:paraId="73C96B7E" w14:textId="77777777" w:rsidTr="000A1433">
        <w:tc>
          <w:tcPr>
            <w:tcW w:w="708" w:type="dxa"/>
          </w:tcPr>
          <w:p w14:paraId="0CA37278"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1</w:t>
            </w:r>
          </w:p>
        </w:tc>
        <w:tc>
          <w:tcPr>
            <w:tcW w:w="4957" w:type="dxa"/>
          </w:tcPr>
          <w:p w14:paraId="756B0E47" w14:textId="77777777" w:rsidR="00D35811" w:rsidRPr="00FD4E01" w:rsidRDefault="00D35811" w:rsidP="000A1433">
            <w:pPr>
              <w:spacing w:line="300" w:lineRule="auto"/>
              <w:rPr>
                <w:color w:val="000000" w:themeColor="text1"/>
                <w:lang w:val="sv-SE"/>
              </w:rPr>
            </w:pPr>
            <w:r w:rsidRPr="00FD4E01">
              <w:rPr>
                <w:color w:val="000000" w:themeColor="text1"/>
                <w:lang w:val="sv-SE"/>
              </w:rPr>
              <w:t xml:space="preserve">Hướng dẫn tham gia IOE năm học </w:t>
            </w:r>
            <w:r>
              <w:rPr>
                <w:color w:val="000000" w:themeColor="text1"/>
                <w:lang w:val="sv-SE"/>
              </w:rPr>
              <w:t>2025-2026</w:t>
            </w:r>
          </w:p>
        </w:tc>
        <w:tc>
          <w:tcPr>
            <w:tcW w:w="2694" w:type="dxa"/>
          </w:tcPr>
          <w:p w14:paraId="270FABD6" w14:textId="77777777" w:rsidR="00D35811" w:rsidRPr="00FD4E01" w:rsidRDefault="00D35811" w:rsidP="000A1433">
            <w:pPr>
              <w:spacing w:line="300" w:lineRule="auto"/>
              <w:jc w:val="center"/>
              <w:rPr>
                <w:color w:val="000000" w:themeColor="text1"/>
                <w:lang w:val="sv-SE"/>
              </w:rPr>
            </w:pPr>
            <w:r w:rsidRPr="001D2341">
              <w:rPr>
                <w:color w:val="000000" w:themeColor="text1"/>
                <w:lang w:val="sv-SE"/>
              </w:rPr>
              <w:t>https://ioe.vn/cong-van/3878</w:t>
            </w:r>
          </w:p>
        </w:tc>
        <w:tc>
          <w:tcPr>
            <w:tcW w:w="1275" w:type="dxa"/>
          </w:tcPr>
          <w:p w14:paraId="1F3FF5E7"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76B2DD3C" wp14:editId="46DE3C10">
                  <wp:extent cx="672465" cy="6724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04467D" w14:paraId="4E03465E" w14:textId="77777777" w:rsidTr="000A1433">
        <w:tc>
          <w:tcPr>
            <w:tcW w:w="708" w:type="dxa"/>
          </w:tcPr>
          <w:p w14:paraId="112DB30B" w14:textId="77777777" w:rsidR="00D35811" w:rsidRPr="00FD4E01" w:rsidRDefault="00D35811" w:rsidP="000A1433">
            <w:pPr>
              <w:spacing w:line="300" w:lineRule="auto"/>
              <w:jc w:val="center"/>
              <w:rPr>
                <w:color w:val="000000" w:themeColor="text1"/>
                <w:lang w:val="sv-SE"/>
              </w:rPr>
            </w:pPr>
            <w:r>
              <w:rPr>
                <w:color w:val="000000" w:themeColor="text1"/>
                <w:lang w:val="sv-SE"/>
              </w:rPr>
              <w:t>2</w:t>
            </w:r>
          </w:p>
        </w:tc>
        <w:tc>
          <w:tcPr>
            <w:tcW w:w="4957" w:type="dxa"/>
          </w:tcPr>
          <w:p w14:paraId="213A60A0" w14:textId="77777777" w:rsidR="00D35811" w:rsidRPr="00FD4E01" w:rsidRDefault="00D35811" w:rsidP="000A1433">
            <w:pPr>
              <w:spacing w:line="300" w:lineRule="auto"/>
              <w:rPr>
                <w:color w:val="000000" w:themeColor="text1"/>
                <w:lang w:val="sv-SE"/>
              </w:rPr>
            </w:pPr>
            <w:r w:rsidRPr="00FD4E01">
              <w:rPr>
                <w:color w:val="000000" w:themeColor="text1"/>
                <w:lang w:val="sv-SE"/>
              </w:rPr>
              <w:t xml:space="preserve">Hướng dẫn tổ chức kỳ thi cấp trường năm học </w:t>
            </w:r>
            <w:r>
              <w:rPr>
                <w:color w:val="000000" w:themeColor="text1"/>
                <w:lang w:val="sv-SE"/>
              </w:rPr>
              <w:t>2025-2026</w:t>
            </w:r>
            <w:r w:rsidRPr="00FD4E01">
              <w:rPr>
                <w:color w:val="000000" w:themeColor="text1"/>
                <w:lang w:val="sv-SE"/>
              </w:rPr>
              <w:t xml:space="preserve"> (văn bản điện tử)</w:t>
            </w:r>
          </w:p>
        </w:tc>
        <w:tc>
          <w:tcPr>
            <w:tcW w:w="2694" w:type="dxa"/>
          </w:tcPr>
          <w:p w14:paraId="5799935E" w14:textId="77777777" w:rsidR="00D35811" w:rsidRPr="001D2341" w:rsidRDefault="00D35811" w:rsidP="000A1433">
            <w:pPr>
              <w:spacing w:line="300" w:lineRule="auto"/>
              <w:jc w:val="center"/>
              <w:rPr>
                <w:color w:val="000000" w:themeColor="text1"/>
                <w:lang w:val="sv-SE"/>
              </w:rPr>
            </w:pPr>
            <w:r w:rsidRPr="00F75F4A">
              <w:rPr>
                <w:color w:val="000000" w:themeColor="text1"/>
                <w:lang w:val="sv-SE"/>
              </w:rPr>
              <w:t>https://ioe.vn/cong-van/3880</w:t>
            </w:r>
          </w:p>
        </w:tc>
        <w:tc>
          <w:tcPr>
            <w:tcW w:w="1275" w:type="dxa"/>
          </w:tcPr>
          <w:p w14:paraId="39B774A9" w14:textId="77777777" w:rsidR="00D35811" w:rsidRDefault="00D35811" w:rsidP="000A1433">
            <w:pPr>
              <w:spacing w:line="300" w:lineRule="auto"/>
              <w:jc w:val="center"/>
              <w:rPr>
                <w:noProof/>
                <w:color w:val="000000" w:themeColor="text1"/>
                <w:lang w:val="sv-SE"/>
              </w:rPr>
            </w:pPr>
            <w:r>
              <w:rPr>
                <w:noProof/>
                <w:color w:val="000000" w:themeColor="text1"/>
                <w:lang w:val="sv-SE"/>
              </w:rPr>
              <w:drawing>
                <wp:inline distT="0" distB="0" distL="0" distR="0" wp14:anchorId="56B2FE03" wp14:editId="2BC7AEE1">
                  <wp:extent cx="672465" cy="672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76F2541D" w14:textId="77777777" w:rsidTr="000A1433">
        <w:tc>
          <w:tcPr>
            <w:tcW w:w="708" w:type="dxa"/>
          </w:tcPr>
          <w:p w14:paraId="6EAF6F38" w14:textId="77777777" w:rsidR="00D35811" w:rsidRPr="00FD4E01" w:rsidRDefault="00D35811" w:rsidP="000A1433">
            <w:pPr>
              <w:spacing w:line="300" w:lineRule="auto"/>
              <w:jc w:val="center"/>
              <w:rPr>
                <w:color w:val="000000" w:themeColor="text1"/>
                <w:lang w:val="sv-SE"/>
              </w:rPr>
            </w:pPr>
            <w:r>
              <w:rPr>
                <w:color w:val="000000" w:themeColor="text1"/>
                <w:lang w:val="sv-SE"/>
              </w:rPr>
              <w:t>3</w:t>
            </w:r>
          </w:p>
        </w:tc>
        <w:tc>
          <w:tcPr>
            <w:tcW w:w="4957" w:type="dxa"/>
          </w:tcPr>
          <w:p w14:paraId="5B4AA6D6"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xác thực tài khoản IOE</w:t>
            </w:r>
          </w:p>
        </w:tc>
        <w:tc>
          <w:tcPr>
            <w:tcW w:w="2694" w:type="dxa"/>
          </w:tcPr>
          <w:p w14:paraId="59EF445F" w14:textId="77777777" w:rsidR="00D35811" w:rsidRPr="00FD4E01" w:rsidRDefault="00D35811" w:rsidP="000A1433">
            <w:pPr>
              <w:spacing w:line="300" w:lineRule="auto"/>
              <w:jc w:val="center"/>
              <w:rPr>
                <w:color w:val="000000" w:themeColor="text1"/>
                <w:lang w:val="sv-SE"/>
              </w:rPr>
            </w:pPr>
            <w:hyperlink r:id="rId9" w:history="1">
              <w:r w:rsidRPr="002432DE">
                <w:rPr>
                  <w:color w:val="000000" w:themeColor="text1"/>
                  <w:lang w:val="sv-SE"/>
                </w:rPr>
                <w:t>https://ioe.vn/huong-dan/faqdetails/106/29-1</w:t>
              </w:r>
            </w:hyperlink>
          </w:p>
        </w:tc>
        <w:tc>
          <w:tcPr>
            <w:tcW w:w="1275" w:type="dxa"/>
          </w:tcPr>
          <w:p w14:paraId="4B1EC82D"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268CB5E5" wp14:editId="7F2AE8F4">
                  <wp:extent cx="630789" cy="63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oMa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2119" cy="632119"/>
                          </a:xfrm>
                          <a:prstGeom prst="rect">
                            <a:avLst/>
                          </a:prstGeom>
                        </pic:spPr>
                      </pic:pic>
                    </a:graphicData>
                  </a:graphic>
                </wp:inline>
              </w:drawing>
            </w:r>
          </w:p>
        </w:tc>
      </w:tr>
      <w:tr w:rsidR="00D35811" w:rsidRPr="001737F2" w14:paraId="6DABE65F" w14:textId="77777777" w:rsidTr="000A1433">
        <w:tc>
          <w:tcPr>
            <w:tcW w:w="708" w:type="dxa"/>
          </w:tcPr>
          <w:p w14:paraId="4991E0B5" w14:textId="77777777" w:rsidR="00D35811" w:rsidRPr="00FD4E01" w:rsidRDefault="00D35811" w:rsidP="000A1433">
            <w:pPr>
              <w:spacing w:line="300" w:lineRule="auto"/>
              <w:jc w:val="center"/>
              <w:rPr>
                <w:color w:val="000000" w:themeColor="text1"/>
                <w:lang w:val="sv-SE"/>
              </w:rPr>
            </w:pPr>
            <w:r>
              <w:rPr>
                <w:color w:val="000000" w:themeColor="text1"/>
                <w:lang w:val="sv-SE"/>
              </w:rPr>
              <w:t>4</w:t>
            </w:r>
          </w:p>
        </w:tc>
        <w:tc>
          <w:tcPr>
            <w:tcW w:w="4957" w:type="dxa"/>
          </w:tcPr>
          <w:p w14:paraId="7C666979" w14:textId="77777777" w:rsidR="00D35811" w:rsidRPr="00FD4E01" w:rsidRDefault="00D35811" w:rsidP="000A1433">
            <w:pPr>
              <w:spacing w:line="300" w:lineRule="auto"/>
              <w:rPr>
                <w:color w:val="000000" w:themeColor="text1"/>
                <w:lang w:val="sv-SE"/>
              </w:rPr>
            </w:pPr>
            <w:r w:rsidRPr="00FD4E01">
              <w:rPr>
                <w:color w:val="000000" w:themeColor="text1"/>
                <w:lang w:val="sv-SE"/>
              </w:rPr>
              <w:t>Lịch mở vòng tự luyện năm học 20</w:t>
            </w:r>
            <w:r>
              <w:rPr>
                <w:color w:val="000000" w:themeColor="text1"/>
                <w:lang w:val="sv-SE"/>
              </w:rPr>
              <w:t>25</w:t>
            </w:r>
            <w:r w:rsidRPr="00FD4E01">
              <w:rPr>
                <w:color w:val="000000" w:themeColor="text1"/>
                <w:lang w:val="sv-SE"/>
              </w:rPr>
              <w:t>-202</w:t>
            </w:r>
            <w:r>
              <w:rPr>
                <w:color w:val="000000" w:themeColor="text1"/>
                <w:lang w:val="sv-SE"/>
              </w:rPr>
              <w:t>6</w:t>
            </w:r>
          </w:p>
        </w:tc>
        <w:tc>
          <w:tcPr>
            <w:tcW w:w="2694" w:type="dxa"/>
          </w:tcPr>
          <w:p w14:paraId="7FE95278" w14:textId="77777777" w:rsidR="00D35811" w:rsidRPr="00FD4E01" w:rsidRDefault="00D35811" w:rsidP="000A1433">
            <w:pPr>
              <w:spacing w:line="300" w:lineRule="auto"/>
              <w:jc w:val="center"/>
              <w:rPr>
                <w:color w:val="000000" w:themeColor="text1"/>
                <w:lang w:val="sv-SE"/>
              </w:rPr>
            </w:pPr>
            <w:r w:rsidRPr="005216B9">
              <w:rPr>
                <w:color w:val="000000" w:themeColor="text1"/>
                <w:lang w:val="sv-SE"/>
              </w:rPr>
              <w:t>https://bit.ly/TimelineIOE2526</w:t>
            </w:r>
          </w:p>
        </w:tc>
        <w:tc>
          <w:tcPr>
            <w:tcW w:w="1275" w:type="dxa"/>
          </w:tcPr>
          <w:p w14:paraId="350DCE30"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2C37E5E2" wp14:editId="777AD1B6">
                  <wp:extent cx="672465" cy="6724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76B1A9AB" w14:textId="77777777" w:rsidR="00D35811" w:rsidRDefault="00D35811" w:rsidP="00D35811">
      <w:pPr>
        <w:spacing w:before="120" w:after="120" w:line="300" w:lineRule="auto"/>
        <w:ind w:firstLine="426"/>
        <w:jc w:val="both"/>
        <w:rPr>
          <w:b/>
          <w:color w:val="000000" w:themeColor="text1"/>
          <w:lang w:val="sv-SE"/>
        </w:rPr>
      </w:pPr>
      <w:r w:rsidRPr="0004467D">
        <w:rPr>
          <w:b/>
          <w:color w:val="000000" w:themeColor="text1"/>
          <w:lang w:val="sv-SE"/>
        </w:rPr>
        <w:t xml:space="preserve">II. HƯỚNG DẪN QUẢN LÝ IOE CẤP SỞ, </w:t>
      </w:r>
      <w:r>
        <w:rPr>
          <w:b/>
          <w:color w:val="000000" w:themeColor="text1"/>
          <w:lang w:val="sv-SE"/>
        </w:rPr>
        <w:t xml:space="preserve">CẤP </w:t>
      </w:r>
      <w:r w:rsidRPr="0004467D">
        <w:rPr>
          <w:b/>
          <w:color w:val="000000" w:themeColor="text1"/>
          <w:lang w:val="sv-SE"/>
        </w:rPr>
        <w:t>XÃ</w:t>
      </w:r>
      <w:r>
        <w:rPr>
          <w:b/>
          <w:color w:val="000000" w:themeColor="text1"/>
          <w:lang w:val="sv-SE"/>
        </w:rPr>
        <w:t xml:space="preserve">, </w:t>
      </w:r>
      <w:r w:rsidRPr="0004467D">
        <w:rPr>
          <w:b/>
          <w:color w:val="000000" w:themeColor="text1"/>
          <w:lang w:val="sv-SE"/>
        </w:rPr>
        <w:t>PHƯỜNG</w:t>
      </w:r>
      <w:r>
        <w:rPr>
          <w:b/>
          <w:color w:val="000000" w:themeColor="text1"/>
          <w:lang w:val="sv-SE"/>
        </w:rPr>
        <w:t xml:space="preserve">, </w:t>
      </w:r>
      <w:r w:rsidRPr="0004467D">
        <w:rPr>
          <w:b/>
          <w:color w:val="000000" w:themeColor="text1"/>
          <w:lang w:val="sv-SE"/>
        </w:rPr>
        <w:t>ĐẶC KHU</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D35811" w:rsidRPr="00FD4E01" w14:paraId="6899C19F" w14:textId="77777777" w:rsidTr="000A1433">
        <w:tc>
          <w:tcPr>
            <w:tcW w:w="708" w:type="dxa"/>
          </w:tcPr>
          <w:p w14:paraId="18C6F956"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STT</w:t>
            </w:r>
          </w:p>
        </w:tc>
        <w:tc>
          <w:tcPr>
            <w:tcW w:w="4957" w:type="dxa"/>
          </w:tcPr>
          <w:p w14:paraId="24582798"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Hướng dẫn</w:t>
            </w:r>
          </w:p>
        </w:tc>
        <w:tc>
          <w:tcPr>
            <w:tcW w:w="2694" w:type="dxa"/>
          </w:tcPr>
          <w:p w14:paraId="64F3B368"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Link hướng dẫn</w:t>
            </w:r>
          </w:p>
        </w:tc>
        <w:tc>
          <w:tcPr>
            <w:tcW w:w="1275" w:type="dxa"/>
          </w:tcPr>
          <w:p w14:paraId="743677AB"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Quét QR</w:t>
            </w:r>
          </w:p>
        </w:tc>
      </w:tr>
      <w:tr w:rsidR="00D35811" w:rsidRPr="00170043" w14:paraId="18F70EC8" w14:textId="77777777" w:rsidTr="000A1433">
        <w:tc>
          <w:tcPr>
            <w:tcW w:w="708" w:type="dxa"/>
          </w:tcPr>
          <w:p w14:paraId="6DA5DD2E" w14:textId="77777777" w:rsidR="00D35811" w:rsidRPr="00FD4E01" w:rsidRDefault="00D35811" w:rsidP="000A1433">
            <w:pPr>
              <w:spacing w:line="300" w:lineRule="auto"/>
              <w:jc w:val="center"/>
              <w:rPr>
                <w:color w:val="000000" w:themeColor="text1"/>
                <w:lang w:val="sv-SE"/>
              </w:rPr>
            </w:pPr>
            <w:r>
              <w:rPr>
                <w:color w:val="000000" w:themeColor="text1"/>
                <w:lang w:val="sv-SE"/>
              </w:rPr>
              <w:t>1</w:t>
            </w:r>
          </w:p>
        </w:tc>
        <w:tc>
          <w:tcPr>
            <w:tcW w:w="4957" w:type="dxa"/>
          </w:tcPr>
          <w:p w14:paraId="0F23278C" w14:textId="77777777" w:rsidR="00D35811" w:rsidRPr="00FD4E01" w:rsidRDefault="00D35811" w:rsidP="000A1433">
            <w:pPr>
              <w:spacing w:line="300" w:lineRule="auto"/>
              <w:rPr>
                <w:color w:val="000000" w:themeColor="text1"/>
                <w:lang w:val="sv-SE"/>
              </w:rPr>
            </w:pPr>
            <w:r>
              <w:rPr>
                <w:color w:val="000000" w:themeColor="text1"/>
                <w:lang w:val="sv-SE"/>
              </w:rPr>
              <w:t>Hướng dẫn đăng ký tài khoản quản lý IOE của Sở GD&amp;ĐT hoặc Xã, Phường, Đặc khu</w:t>
            </w:r>
          </w:p>
        </w:tc>
        <w:tc>
          <w:tcPr>
            <w:tcW w:w="2694" w:type="dxa"/>
          </w:tcPr>
          <w:p w14:paraId="52B0E6D2" w14:textId="77777777" w:rsidR="00D35811" w:rsidRPr="00FD4E01" w:rsidRDefault="00D35811" w:rsidP="000A1433">
            <w:pPr>
              <w:spacing w:line="300" w:lineRule="auto"/>
              <w:jc w:val="center"/>
              <w:rPr>
                <w:color w:val="000000" w:themeColor="text1"/>
                <w:lang w:val="sv-SE"/>
              </w:rPr>
            </w:pPr>
            <w:hyperlink r:id="rId12" w:history="1">
              <w:r w:rsidRPr="00A5115A">
                <w:rPr>
                  <w:color w:val="000000" w:themeColor="text1"/>
                  <w:lang w:val="sv-SE"/>
                </w:rPr>
                <w:t>https://ioe.vn/huong-dan/faqdetails/39/38-27</w:t>
              </w:r>
            </w:hyperlink>
          </w:p>
          <w:p w14:paraId="6793F2A2" w14:textId="77777777" w:rsidR="00D35811" w:rsidRPr="00FD4E01" w:rsidRDefault="00D35811" w:rsidP="000A1433">
            <w:pPr>
              <w:spacing w:line="300" w:lineRule="auto"/>
              <w:jc w:val="center"/>
              <w:rPr>
                <w:color w:val="000000" w:themeColor="text1"/>
                <w:lang w:val="sv-SE"/>
              </w:rPr>
            </w:pPr>
          </w:p>
        </w:tc>
        <w:tc>
          <w:tcPr>
            <w:tcW w:w="1275" w:type="dxa"/>
            <w:vAlign w:val="center"/>
          </w:tcPr>
          <w:p w14:paraId="31D023B8"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3DCC1F50" wp14:editId="5ADA24FD">
                  <wp:extent cx="628650" cy="628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inline>
              </w:drawing>
            </w:r>
          </w:p>
        </w:tc>
      </w:tr>
      <w:tr w:rsidR="00D35811" w:rsidRPr="00170043" w14:paraId="40DB971F" w14:textId="77777777" w:rsidTr="000A1433">
        <w:tc>
          <w:tcPr>
            <w:tcW w:w="708" w:type="dxa"/>
          </w:tcPr>
          <w:p w14:paraId="58FEC654" w14:textId="77777777" w:rsidR="00D35811" w:rsidRPr="00FD4E01" w:rsidRDefault="00D35811" w:rsidP="000A1433">
            <w:pPr>
              <w:spacing w:line="300" w:lineRule="auto"/>
              <w:jc w:val="center"/>
              <w:rPr>
                <w:color w:val="000000" w:themeColor="text1"/>
                <w:lang w:val="sv-SE"/>
              </w:rPr>
            </w:pPr>
            <w:r>
              <w:rPr>
                <w:color w:val="000000" w:themeColor="text1"/>
                <w:lang w:val="sv-SE"/>
              </w:rPr>
              <w:t>2</w:t>
            </w:r>
          </w:p>
        </w:tc>
        <w:tc>
          <w:tcPr>
            <w:tcW w:w="4957" w:type="dxa"/>
          </w:tcPr>
          <w:p w14:paraId="410B5CC8" w14:textId="77777777" w:rsidR="00D35811" w:rsidRDefault="00D35811" w:rsidP="000A1433">
            <w:pPr>
              <w:spacing w:line="300" w:lineRule="auto"/>
              <w:rPr>
                <w:color w:val="000000" w:themeColor="text1"/>
                <w:lang w:val="sv-SE"/>
              </w:rPr>
            </w:pPr>
            <w:r>
              <w:rPr>
                <w:color w:val="000000" w:themeColor="text1"/>
                <w:lang w:val="sv-SE"/>
              </w:rPr>
              <w:t xml:space="preserve">Hướng dẫn </w:t>
            </w:r>
            <w:r w:rsidRPr="004A54A8">
              <w:rPr>
                <w:i/>
                <w:iCs/>
                <w:color w:val="000000" w:themeColor="text1"/>
                <w:lang w:val="sv-SE"/>
              </w:rPr>
              <w:t>thay đổi</w:t>
            </w:r>
            <w:r>
              <w:rPr>
                <w:color w:val="000000" w:themeColor="text1"/>
                <w:lang w:val="sv-SE"/>
              </w:rPr>
              <w:t xml:space="preserve"> tài khoản quản lý IOE của Sở GD&amp;ĐT hoặc Xã, Phường, Đặc khu</w:t>
            </w:r>
          </w:p>
        </w:tc>
        <w:tc>
          <w:tcPr>
            <w:tcW w:w="2694" w:type="dxa"/>
          </w:tcPr>
          <w:p w14:paraId="6BF33D72" w14:textId="77777777" w:rsidR="00D35811" w:rsidRPr="00FD4E01" w:rsidRDefault="00D35811" w:rsidP="000A1433">
            <w:pPr>
              <w:spacing w:line="300" w:lineRule="auto"/>
              <w:jc w:val="center"/>
              <w:rPr>
                <w:color w:val="000000" w:themeColor="text1"/>
                <w:lang w:val="sv-SE"/>
              </w:rPr>
            </w:pPr>
            <w:hyperlink r:id="rId14" w:history="1">
              <w:r w:rsidRPr="003D7762">
                <w:rPr>
                  <w:color w:val="000000" w:themeColor="text1"/>
                  <w:lang w:val="sv-SE"/>
                </w:rPr>
                <w:t>https://ioe.vn/huong-dan/faqdetails/137/38-27</w:t>
              </w:r>
            </w:hyperlink>
          </w:p>
        </w:tc>
        <w:tc>
          <w:tcPr>
            <w:tcW w:w="1275" w:type="dxa"/>
            <w:vAlign w:val="center"/>
          </w:tcPr>
          <w:p w14:paraId="6D89219E"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7DC9F172" wp14:editId="4740A610">
                  <wp:extent cx="672465" cy="6724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4772E145" w14:textId="77777777" w:rsidTr="000A1433">
        <w:tc>
          <w:tcPr>
            <w:tcW w:w="708" w:type="dxa"/>
          </w:tcPr>
          <w:p w14:paraId="43414951" w14:textId="77777777" w:rsidR="00D35811" w:rsidRPr="00FD4E01" w:rsidRDefault="00D35811" w:rsidP="000A1433">
            <w:pPr>
              <w:spacing w:line="300" w:lineRule="auto"/>
              <w:jc w:val="center"/>
              <w:rPr>
                <w:color w:val="000000" w:themeColor="text1"/>
                <w:lang w:val="sv-SE"/>
              </w:rPr>
            </w:pPr>
            <w:r>
              <w:rPr>
                <w:color w:val="000000" w:themeColor="text1"/>
                <w:lang w:val="sv-SE"/>
              </w:rPr>
              <w:t>3</w:t>
            </w:r>
          </w:p>
        </w:tc>
        <w:tc>
          <w:tcPr>
            <w:tcW w:w="4957" w:type="dxa"/>
          </w:tcPr>
          <w:p w14:paraId="3AA68616" w14:textId="77777777" w:rsidR="00D35811" w:rsidRPr="00FD4E01" w:rsidRDefault="00D35811" w:rsidP="000A1433">
            <w:pPr>
              <w:spacing w:line="300" w:lineRule="auto"/>
              <w:rPr>
                <w:color w:val="000000" w:themeColor="text1"/>
                <w:lang w:val="sv-SE"/>
              </w:rPr>
            </w:pPr>
            <w:r w:rsidRPr="00D21CBE">
              <w:rPr>
                <w:color w:val="000000" w:themeColor="text1"/>
                <w:lang w:val="sv-SE"/>
              </w:rPr>
              <w:t xml:space="preserve">Hướng dẫn xem kết quả thi từ tài khoản Quản lý thi IOE của </w:t>
            </w:r>
            <w:r>
              <w:rPr>
                <w:color w:val="000000" w:themeColor="text1"/>
                <w:lang w:val="sv-SE"/>
              </w:rPr>
              <w:t>Sở hoặc Xã, Phường, Đặc khu</w:t>
            </w:r>
          </w:p>
        </w:tc>
        <w:tc>
          <w:tcPr>
            <w:tcW w:w="2694" w:type="dxa"/>
          </w:tcPr>
          <w:p w14:paraId="2172D5C8" w14:textId="77777777" w:rsidR="00D35811" w:rsidRPr="00FD4E01" w:rsidRDefault="00D35811" w:rsidP="000A1433">
            <w:pPr>
              <w:spacing w:line="300" w:lineRule="auto"/>
              <w:jc w:val="center"/>
              <w:rPr>
                <w:color w:val="000000" w:themeColor="text1"/>
                <w:lang w:val="sv-SE"/>
              </w:rPr>
            </w:pPr>
            <w:r w:rsidRPr="00D21CBE">
              <w:rPr>
                <w:color w:val="000000" w:themeColor="text1"/>
                <w:lang w:val="sv-SE"/>
              </w:rPr>
              <w:t>https://ioe.vn/huong-dan/faqdetails/92/45-32</w:t>
            </w:r>
          </w:p>
        </w:tc>
        <w:tc>
          <w:tcPr>
            <w:tcW w:w="1275" w:type="dxa"/>
            <w:vAlign w:val="center"/>
          </w:tcPr>
          <w:p w14:paraId="4D8020B0" w14:textId="77777777" w:rsidR="00D35811" w:rsidRPr="00FD4E01" w:rsidRDefault="00D35811" w:rsidP="000A1433">
            <w:pPr>
              <w:spacing w:line="300" w:lineRule="auto"/>
              <w:jc w:val="center"/>
              <w:rPr>
                <w:noProof/>
                <w:color w:val="000000" w:themeColor="text1"/>
                <w:lang w:val="en-GB" w:eastAsia="en-GB"/>
              </w:rPr>
            </w:pPr>
            <w:r w:rsidRPr="00D21CBE">
              <w:rPr>
                <w:noProof/>
                <w:color w:val="000000" w:themeColor="text1"/>
                <w:lang w:val="en-GB" w:eastAsia="en-GB"/>
              </w:rPr>
              <w:drawing>
                <wp:inline distT="0" distB="0" distL="0" distR="0" wp14:anchorId="162F9333" wp14:editId="3A2EC7C5">
                  <wp:extent cx="672465" cy="672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2ED1D8E1" w14:textId="77777777" w:rsidTr="000A1433">
        <w:tc>
          <w:tcPr>
            <w:tcW w:w="708" w:type="dxa"/>
          </w:tcPr>
          <w:p w14:paraId="1D38EC09" w14:textId="77777777" w:rsidR="00D35811" w:rsidRPr="00FD4E01" w:rsidRDefault="00D35811" w:rsidP="000A1433">
            <w:pPr>
              <w:spacing w:line="300" w:lineRule="auto"/>
              <w:jc w:val="center"/>
              <w:rPr>
                <w:color w:val="000000" w:themeColor="text1"/>
                <w:lang w:val="sv-SE"/>
              </w:rPr>
            </w:pPr>
            <w:r>
              <w:rPr>
                <w:color w:val="000000" w:themeColor="text1"/>
                <w:lang w:val="sv-SE"/>
              </w:rPr>
              <w:t>4</w:t>
            </w:r>
          </w:p>
        </w:tc>
        <w:tc>
          <w:tcPr>
            <w:tcW w:w="4957" w:type="dxa"/>
          </w:tcPr>
          <w:p w14:paraId="2BC3D230" w14:textId="77777777" w:rsidR="00D35811" w:rsidRPr="00FD4E01" w:rsidRDefault="00D35811" w:rsidP="000A1433">
            <w:pPr>
              <w:spacing w:line="300" w:lineRule="auto"/>
              <w:rPr>
                <w:color w:val="000000" w:themeColor="text1"/>
                <w:lang w:val="sv-SE"/>
              </w:rPr>
            </w:pPr>
            <w:r w:rsidRPr="00D21CBE">
              <w:rPr>
                <w:color w:val="000000" w:themeColor="text1"/>
                <w:lang w:val="sv-SE"/>
              </w:rPr>
              <w:t xml:space="preserve">Hướng dẫn xem kết quả vinh danh và tải Giấy chứng nhận điện tử từ Quản lý thi IOE của </w:t>
            </w:r>
            <w:r>
              <w:rPr>
                <w:color w:val="000000" w:themeColor="text1"/>
                <w:lang w:val="sv-SE"/>
              </w:rPr>
              <w:t>Sở, hoặc Xã, Phường, Đặc khu</w:t>
            </w:r>
          </w:p>
        </w:tc>
        <w:tc>
          <w:tcPr>
            <w:tcW w:w="2694" w:type="dxa"/>
          </w:tcPr>
          <w:p w14:paraId="126348C4" w14:textId="77777777" w:rsidR="00D35811" w:rsidRPr="00FD4E01" w:rsidRDefault="00D35811" w:rsidP="000A1433">
            <w:pPr>
              <w:spacing w:line="300" w:lineRule="auto"/>
              <w:jc w:val="center"/>
              <w:rPr>
                <w:color w:val="000000" w:themeColor="text1"/>
                <w:lang w:val="sv-SE"/>
              </w:rPr>
            </w:pPr>
            <w:r w:rsidRPr="00D21CBE">
              <w:rPr>
                <w:color w:val="000000" w:themeColor="text1"/>
                <w:lang w:val="sv-SE"/>
              </w:rPr>
              <w:t>https://ioe.vn/huong-dan/faqdetails/111/45-32</w:t>
            </w:r>
          </w:p>
        </w:tc>
        <w:tc>
          <w:tcPr>
            <w:tcW w:w="1275" w:type="dxa"/>
            <w:vAlign w:val="center"/>
          </w:tcPr>
          <w:p w14:paraId="05EB4C11" w14:textId="77777777" w:rsidR="00D35811" w:rsidRPr="00FD4E01" w:rsidRDefault="00D35811" w:rsidP="000A1433">
            <w:pPr>
              <w:spacing w:line="300" w:lineRule="auto"/>
              <w:jc w:val="center"/>
              <w:rPr>
                <w:noProof/>
                <w:color w:val="000000" w:themeColor="text1"/>
                <w:lang w:val="en-GB" w:eastAsia="en-GB"/>
              </w:rPr>
            </w:pPr>
            <w:r w:rsidRPr="00D21CBE">
              <w:rPr>
                <w:noProof/>
                <w:color w:val="000000" w:themeColor="text1"/>
                <w:lang w:val="en-GB" w:eastAsia="en-GB"/>
              </w:rPr>
              <w:drawing>
                <wp:inline distT="0" distB="0" distL="0" distR="0" wp14:anchorId="2FB2ABE8" wp14:editId="7479A6DD">
                  <wp:extent cx="672465" cy="6724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0EAD4713" w14:textId="77777777" w:rsidTr="000A1433">
        <w:tc>
          <w:tcPr>
            <w:tcW w:w="708" w:type="dxa"/>
          </w:tcPr>
          <w:p w14:paraId="437A0C20" w14:textId="77777777" w:rsidR="00D35811" w:rsidRPr="00FD4E01" w:rsidRDefault="00D35811" w:rsidP="000A1433">
            <w:pPr>
              <w:spacing w:line="300" w:lineRule="auto"/>
              <w:jc w:val="center"/>
              <w:rPr>
                <w:color w:val="000000" w:themeColor="text1"/>
                <w:lang w:val="sv-SE"/>
              </w:rPr>
            </w:pPr>
            <w:r>
              <w:rPr>
                <w:color w:val="000000" w:themeColor="text1"/>
                <w:lang w:val="sv-SE"/>
              </w:rPr>
              <w:t>5</w:t>
            </w:r>
          </w:p>
        </w:tc>
        <w:tc>
          <w:tcPr>
            <w:tcW w:w="4957" w:type="dxa"/>
          </w:tcPr>
          <w:p w14:paraId="3C30000A"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về việc quay video giám sát kỳ thi chính thức</w:t>
            </w:r>
          </w:p>
        </w:tc>
        <w:tc>
          <w:tcPr>
            <w:tcW w:w="2694" w:type="dxa"/>
          </w:tcPr>
          <w:p w14:paraId="187E665D"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https://bit.ly/IOE_HDvideo</w:t>
            </w:r>
          </w:p>
        </w:tc>
        <w:tc>
          <w:tcPr>
            <w:tcW w:w="1275" w:type="dxa"/>
            <w:vAlign w:val="center"/>
          </w:tcPr>
          <w:p w14:paraId="4429B263" w14:textId="77777777" w:rsidR="00D35811" w:rsidRPr="00FD4E01" w:rsidRDefault="00D35811" w:rsidP="000A1433">
            <w:pPr>
              <w:spacing w:line="300" w:lineRule="auto"/>
              <w:jc w:val="center"/>
              <w:rPr>
                <w:noProof/>
                <w:color w:val="000000" w:themeColor="text1"/>
                <w:lang w:val="sv-SE" w:eastAsia="en-GB"/>
              </w:rPr>
            </w:pPr>
            <w:r w:rsidRPr="00FD4E01">
              <w:rPr>
                <w:noProof/>
                <w:color w:val="000000" w:themeColor="text1"/>
                <w:lang w:val="en-GB" w:eastAsia="en-GB"/>
              </w:rPr>
              <w:drawing>
                <wp:inline distT="0" distB="0" distL="0" distR="0" wp14:anchorId="7A036657" wp14:editId="6F7A13C2">
                  <wp:extent cx="590550" cy="590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r>
    </w:tbl>
    <w:p w14:paraId="288C65D7" w14:textId="77777777" w:rsidR="00D35811" w:rsidRPr="00C366F6" w:rsidRDefault="00D35811" w:rsidP="00D35811">
      <w:pPr>
        <w:spacing w:before="120" w:after="120" w:line="300" w:lineRule="auto"/>
        <w:ind w:left="567"/>
        <w:jc w:val="both"/>
        <w:rPr>
          <w:b/>
          <w:color w:val="000000" w:themeColor="text1"/>
          <w:lang w:val="sv-SE"/>
        </w:rPr>
      </w:pPr>
      <w:r w:rsidRPr="00C366F6">
        <w:rPr>
          <w:b/>
          <w:color w:val="000000" w:themeColor="text1"/>
          <w:lang w:val="sv-SE"/>
        </w:rPr>
        <w:lastRenderedPageBreak/>
        <w:t>III. HƯỚNG DẪN GIÁO VIÊN QUẢN TRỊ IOE CỦA NHÀ TRƯỜNG</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D35811" w:rsidRPr="00FD4E01" w14:paraId="117A9DC1" w14:textId="77777777" w:rsidTr="000A1433">
        <w:tc>
          <w:tcPr>
            <w:tcW w:w="708" w:type="dxa"/>
          </w:tcPr>
          <w:p w14:paraId="2D2BBCF4"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STT</w:t>
            </w:r>
          </w:p>
        </w:tc>
        <w:tc>
          <w:tcPr>
            <w:tcW w:w="4957" w:type="dxa"/>
          </w:tcPr>
          <w:p w14:paraId="01FC99F0"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Hướng dẫn</w:t>
            </w:r>
          </w:p>
        </w:tc>
        <w:tc>
          <w:tcPr>
            <w:tcW w:w="2694" w:type="dxa"/>
          </w:tcPr>
          <w:p w14:paraId="52AA2FA1"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Link hướng dẫn</w:t>
            </w:r>
          </w:p>
        </w:tc>
        <w:tc>
          <w:tcPr>
            <w:tcW w:w="1275" w:type="dxa"/>
          </w:tcPr>
          <w:p w14:paraId="65F20A1B"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Quét QR</w:t>
            </w:r>
          </w:p>
        </w:tc>
      </w:tr>
      <w:tr w:rsidR="00D35811" w:rsidRPr="00170043" w14:paraId="05289506" w14:textId="77777777" w:rsidTr="000A1433">
        <w:tc>
          <w:tcPr>
            <w:tcW w:w="708" w:type="dxa"/>
          </w:tcPr>
          <w:p w14:paraId="2802B6D4" w14:textId="77777777" w:rsidR="00D35811" w:rsidRPr="00FD4E01" w:rsidRDefault="00D35811" w:rsidP="000A1433">
            <w:pPr>
              <w:spacing w:line="300" w:lineRule="auto"/>
              <w:jc w:val="center"/>
              <w:rPr>
                <w:color w:val="000000" w:themeColor="text1"/>
                <w:lang w:val="sv-SE"/>
              </w:rPr>
            </w:pPr>
            <w:r>
              <w:rPr>
                <w:color w:val="000000" w:themeColor="text1"/>
                <w:lang w:val="sv-SE"/>
              </w:rPr>
              <w:t>1</w:t>
            </w:r>
          </w:p>
        </w:tc>
        <w:tc>
          <w:tcPr>
            <w:tcW w:w="4957" w:type="dxa"/>
          </w:tcPr>
          <w:p w14:paraId="0B2CA1F5" w14:textId="77777777" w:rsidR="00D35811" w:rsidRPr="00FD4E01" w:rsidRDefault="00D35811" w:rsidP="000A1433">
            <w:pPr>
              <w:spacing w:line="300" w:lineRule="auto"/>
              <w:rPr>
                <w:color w:val="000000" w:themeColor="text1"/>
                <w:lang w:val="sv-SE"/>
              </w:rPr>
            </w:pPr>
            <w:r>
              <w:rPr>
                <w:color w:val="000000" w:themeColor="text1"/>
                <w:lang w:val="sv-SE"/>
              </w:rPr>
              <w:t>Hướng dẫn đăng ký tài khoản giáo viên quản trị cấp trường</w:t>
            </w:r>
          </w:p>
        </w:tc>
        <w:tc>
          <w:tcPr>
            <w:tcW w:w="2694" w:type="dxa"/>
          </w:tcPr>
          <w:p w14:paraId="4A4DFDA8" w14:textId="77777777" w:rsidR="00D35811" w:rsidRPr="00FD4E01" w:rsidRDefault="00D35811" w:rsidP="000A1433">
            <w:pPr>
              <w:spacing w:line="300" w:lineRule="auto"/>
              <w:jc w:val="center"/>
              <w:rPr>
                <w:color w:val="000000" w:themeColor="text1"/>
                <w:lang w:val="sv-SE"/>
              </w:rPr>
            </w:pPr>
            <w:hyperlink r:id="rId19" w:history="1">
              <w:r w:rsidRPr="003D7762">
                <w:rPr>
                  <w:color w:val="000000" w:themeColor="text1"/>
                  <w:lang w:val="sv-SE"/>
                </w:rPr>
                <w:t>https://ioe.vn/huong-dan/faqdetails/40/39-27</w:t>
              </w:r>
            </w:hyperlink>
          </w:p>
          <w:p w14:paraId="2D090514" w14:textId="77777777" w:rsidR="00D35811" w:rsidRPr="00FD4E01" w:rsidRDefault="00D35811" w:rsidP="000A1433">
            <w:pPr>
              <w:spacing w:line="300" w:lineRule="auto"/>
              <w:jc w:val="center"/>
              <w:rPr>
                <w:color w:val="000000" w:themeColor="text1"/>
                <w:lang w:val="sv-SE"/>
              </w:rPr>
            </w:pPr>
          </w:p>
        </w:tc>
        <w:tc>
          <w:tcPr>
            <w:tcW w:w="1275" w:type="dxa"/>
            <w:vAlign w:val="center"/>
          </w:tcPr>
          <w:p w14:paraId="4E148B15"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3954F8EE" wp14:editId="0BDE9B41">
                  <wp:extent cx="672465" cy="6724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170043" w14:paraId="3E7DDEBD" w14:textId="77777777" w:rsidTr="000A1433">
        <w:tc>
          <w:tcPr>
            <w:tcW w:w="708" w:type="dxa"/>
          </w:tcPr>
          <w:p w14:paraId="00E9CC58" w14:textId="77777777" w:rsidR="00D35811" w:rsidRPr="00FD4E01" w:rsidRDefault="00D35811" w:rsidP="000A1433">
            <w:pPr>
              <w:spacing w:line="300" w:lineRule="auto"/>
              <w:jc w:val="center"/>
              <w:rPr>
                <w:color w:val="000000" w:themeColor="text1"/>
                <w:lang w:val="sv-SE"/>
              </w:rPr>
            </w:pPr>
            <w:r>
              <w:rPr>
                <w:color w:val="000000" w:themeColor="text1"/>
                <w:lang w:val="sv-SE"/>
              </w:rPr>
              <w:t>2</w:t>
            </w:r>
          </w:p>
        </w:tc>
        <w:tc>
          <w:tcPr>
            <w:tcW w:w="4957" w:type="dxa"/>
          </w:tcPr>
          <w:p w14:paraId="2450F22F" w14:textId="77777777" w:rsidR="00D35811" w:rsidRDefault="00D35811" w:rsidP="000A1433">
            <w:pPr>
              <w:spacing w:line="300" w:lineRule="auto"/>
              <w:rPr>
                <w:color w:val="000000" w:themeColor="text1"/>
                <w:lang w:val="sv-SE"/>
              </w:rPr>
            </w:pPr>
            <w:r>
              <w:rPr>
                <w:color w:val="000000" w:themeColor="text1"/>
                <w:lang w:val="sv-SE"/>
              </w:rPr>
              <w:t xml:space="preserve">Hướng dẫn </w:t>
            </w:r>
            <w:r w:rsidRPr="00512DE9">
              <w:rPr>
                <w:i/>
                <w:iCs/>
                <w:color w:val="000000" w:themeColor="text1"/>
                <w:lang w:val="sv-SE"/>
              </w:rPr>
              <w:t>thay đổi</w:t>
            </w:r>
            <w:r>
              <w:rPr>
                <w:color w:val="000000" w:themeColor="text1"/>
                <w:lang w:val="sv-SE"/>
              </w:rPr>
              <w:t xml:space="preserve"> tài khoản giáo viên quản trị cấp trường</w:t>
            </w:r>
          </w:p>
        </w:tc>
        <w:tc>
          <w:tcPr>
            <w:tcW w:w="2694" w:type="dxa"/>
          </w:tcPr>
          <w:p w14:paraId="5067C0FA" w14:textId="77777777" w:rsidR="00D35811" w:rsidRPr="00FD4E01" w:rsidRDefault="00D35811" w:rsidP="000A1433">
            <w:pPr>
              <w:spacing w:line="300" w:lineRule="auto"/>
              <w:jc w:val="center"/>
              <w:rPr>
                <w:color w:val="000000" w:themeColor="text1"/>
                <w:lang w:val="sv-SE"/>
              </w:rPr>
            </w:pPr>
            <w:hyperlink r:id="rId21" w:history="1">
              <w:r w:rsidRPr="003D7762">
                <w:rPr>
                  <w:color w:val="000000" w:themeColor="text1"/>
                  <w:lang w:val="sv-SE"/>
                </w:rPr>
                <w:t>https://ioe.vn/huong-dan/faqdetails/63/39-27</w:t>
              </w:r>
            </w:hyperlink>
          </w:p>
          <w:p w14:paraId="37631C3D" w14:textId="77777777" w:rsidR="00D35811" w:rsidRPr="00FD4E01" w:rsidRDefault="00D35811" w:rsidP="000A1433">
            <w:pPr>
              <w:spacing w:line="300" w:lineRule="auto"/>
              <w:jc w:val="center"/>
              <w:rPr>
                <w:color w:val="000000" w:themeColor="text1"/>
                <w:lang w:val="sv-SE"/>
              </w:rPr>
            </w:pPr>
          </w:p>
        </w:tc>
        <w:tc>
          <w:tcPr>
            <w:tcW w:w="1275" w:type="dxa"/>
            <w:vAlign w:val="center"/>
          </w:tcPr>
          <w:p w14:paraId="703F110C"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75F6C974" wp14:editId="179B53DD">
                  <wp:extent cx="672465" cy="672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170043" w14:paraId="32C1062E" w14:textId="77777777" w:rsidTr="000A1433">
        <w:tc>
          <w:tcPr>
            <w:tcW w:w="708" w:type="dxa"/>
          </w:tcPr>
          <w:p w14:paraId="7DD6C95B" w14:textId="77777777" w:rsidR="00D35811" w:rsidRPr="00FD4E01" w:rsidRDefault="00D35811" w:rsidP="000A1433">
            <w:pPr>
              <w:spacing w:line="300" w:lineRule="auto"/>
              <w:jc w:val="center"/>
              <w:rPr>
                <w:color w:val="000000" w:themeColor="text1"/>
                <w:lang w:val="sv-SE"/>
              </w:rPr>
            </w:pPr>
            <w:r>
              <w:rPr>
                <w:color w:val="000000" w:themeColor="text1"/>
                <w:lang w:val="sv-SE"/>
              </w:rPr>
              <w:t>3</w:t>
            </w:r>
          </w:p>
        </w:tc>
        <w:tc>
          <w:tcPr>
            <w:tcW w:w="4957" w:type="dxa"/>
          </w:tcPr>
          <w:p w14:paraId="33F799F3"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đăng ký danh sách dự thi từ tài khoản giáo viên quản trị trường</w:t>
            </w:r>
          </w:p>
        </w:tc>
        <w:tc>
          <w:tcPr>
            <w:tcW w:w="2694" w:type="dxa"/>
          </w:tcPr>
          <w:p w14:paraId="3CD9DCB7"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https://ioe.vn/huong-dan/faqdetails/270/44-32</w:t>
            </w:r>
          </w:p>
        </w:tc>
        <w:tc>
          <w:tcPr>
            <w:tcW w:w="1275" w:type="dxa"/>
            <w:vAlign w:val="center"/>
          </w:tcPr>
          <w:p w14:paraId="0CF51F5E"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3CED0E57" wp14:editId="6D4BFD43">
                  <wp:extent cx="622300" cy="6223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inline>
              </w:drawing>
            </w:r>
          </w:p>
        </w:tc>
      </w:tr>
      <w:tr w:rsidR="00D35811" w:rsidRPr="00170043" w14:paraId="01BFAB41" w14:textId="77777777" w:rsidTr="000A1433">
        <w:tc>
          <w:tcPr>
            <w:tcW w:w="708" w:type="dxa"/>
          </w:tcPr>
          <w:p w14:paraId="3216F2EC" w14:textId="77777777" w:rsidR="00D35811" w:rsidRPr="00FD4E01" w:rsidRDefault="00D35811" w:rsidP="000A1433">
            <w:pPr>
              <w:spacing w:line="300" w:lineRule="auto"/>
              <w:jc w:val="center"/>
              <w:rPr>
                <w:color w:val="000000" w:themeColor="text1"/>
                <w:lang w:val="sv-SE"/>
              </w:rPr>
            </w:pPr>
            <w:r>
              <w:rPr>
                <w:color w:val="000000" w:themeColor="text1"/>
                <w:lang w:val="sv-SE"/>
              </w:rPr>
              <w:t>4</w:t>
            </w:r>
          </w:p>
        </w:tc>
        <w:tc>
          <w:tcPr>
            <w:tcW w:w="4957" w:type="dxa"/>
          </w:tcPr>
          <w:p w14:paraId="357203E7" w14:textId="77777777" w:rsidR="00D35811" w:rsidRDefault="00D35811" w:rsidP="000A1433">
            <w:pPr>
              <w:spacing w:line="300" w:lineRule="auto"/>
              <w:rPr>
                <w:color w:val="000000" w:themeColor="text1"/>
                <w:lang w:val="sv-SE"/>
              </w:rPr>
            </w:pPr>
            <w:r w:rsidRPr="00FD4E01">
              <w:rPr>
                <w:color w:val="000000" w:themeColor="text1"/>
                <w:lang w:val="sv-SE"/>
              </w:rPr>
              <w:t>Cụm thi IOE và các tính năng trong tổ chức cụm thi trên IOE</w:t>
            </w:r>
          </w:p>
        </w:tc>
        <w:tc>
          <w:tcPr>
            <w:tcW w:w="2694" w:type="dxa"/>
          </w:tcPr>
          <w:p w14:paraId="720C8949" w14:textId="77777777" w:rsidR="00D35811" w:rsidRPr="00D26F6E" w:rsidRDefault="00D35811" w:rsidP="000A1433">
            <w:pPr>
              <w:spacing w:line="300" w:lineRule="auto"/>
              <w:jc w:val="center"/>
              <w:rPr>
                <w:color w:val="000000" w:themeColor="text1"/>
                <w:lang w:val="sv-SE"/>
              </w:rPr>
            </w:pPr>
            <w:r w:rsidRPr="00FD4E01">
              <w:rPr>
                <w:color w:val="000000" w:themeColor="text1"/>
                <w:lang w:val="sv-SE"/>
              </w:rPr>
              <w:t>https://ioe.vn/huong-dan/faqdetails/271/44-32</w:t>
            </w:r>
          </w:p>
        </w:tc>
        <w:tc>
          <w:tcPr>
            <w:tcW w:w="1275" w:type="dxa"/>
            <w:vAlign w:val="center"/>
          </w:tcPr>
          <w:p w14:paraId="65FBA396"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173FF57E" wp14:editId="0BB9A9E2">
                  <wp:extent cx="590550" cy="590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r>
      <w:tr w:rsidR="00D35811" w:rsidRPr="00170043" w14:paraId="2764B146" w14:textId="77777777" w:rsidTr="000A1433">
        <w:tc>
          <w:tcPr>
            <w:tcW w:w="708" w:type="dxa"/>
          </w:tcPr>
          <w:p w14:paraId="31199676" w14:textId="77777777" w:rsidR="00D35811" w:rsidRPr="00FD4E01" w:rsidRDefault="00D35811" w:rsidP="000A1433">
            <w:pPr>
              <w:spacing w:line="300" w:lineRule="auto"/>
              <w:jc w:val="center"/>
              <w:rPr>
                <w:color w:val="000000" w:themeColor="text1"/>
                <w:lang w:val="sv-SE"/>
              </w:rPr>
            </w:pPr>
            <w:r>
              <w:rPr>
                <w:color w:val="000000" w:themeColor="text1"/>
                <w:lang w:val="sv-SE"/>
              </w:rPr>
              <w:t>5</w:t>
            </w:r>
          </w:p>
        </w:tc>
        <w:tc>
          <w:tcPr>
            <w:tcW w:w="4957" w:type="dxa"/>
          </w:tcPr>
          <w:p w14:paraId="3DADE90A" w14:textId="77777777" w:rsidR="00D35811" w:rsidRDefault="00D35811" w:rsidP="000A1433">
            <w:pPr>
              <w:spacing w:line="300" w:lineRule="auto"/>
              <w:rPr>
                <w:color w:val="000000" w:themeColor="text1"/>
                <w:lang w:val="sv-SE"/>
              </w:rPr>
            </w:pPr>
            <w:r w:rsidRPr="00FD4E01">
              <w:rPr>
                <w:color w:val="000000" w:themeColor="text1"/>
                <w:lang w:val="sv-SE"/>
              </w:rPr>
              <w:t>Hướng dẫn kiểm tra thông tin dự thi của Học sinh</w:t>
            </w:r>
          </w:p>
        </w:tc>
        <w:tc>
          <w:tcPr>
            <w:tcW w:w="2694" w:type="dxa"/>
          </w:tcPr>
          <w:p w14:paraId="53D1E9A4"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https://ioe.vn/huong-dan/faqdetails/75/43-32</w:t>
            </w:r>
          </w:p>
        </w:tc>
        <w:tc>
          <w:tcPr>
            <w:tcW w:w="1275" w:type="dxa"/>
            <w:vAlign w:val="center"/>
          </w:tcPr>
          <w:p w14:paraId="36FD1D95"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6CB70509" wp14:editId="4449247A">
                  <wp:extent cx="647700" cy="64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tc>
      </w:tr>
      <w:tr w:rsidR="00D35811" w:rsidRPr="00170043" w14:paraId="222B9BB6" w14:textId="77777777" w:rsidTr="000A1433">
        <w:tc>
          <w:tcPr>
            <w:tcW w:w="708" w:type="dxa"/>
          </w:tcPr>
          <w:p w14:paraId="5CF1A398" w14:textId="77777777" w:rsidR="00D35811" w:rsidRDefault="00D35811" w:rsidP="000A1433">
            <w:pPr>
              <w:spacing w:line="300" w:lineRule="auto"/>
              <w:jc w:val="center"/>
              <w:rPr>
                <w:color w:val="000000" w:themeColor="text1"/>
                <w:lang w:val="sv-SE"/>
              </w:rPr>
            </w:pPr>
            <w:r>
              <w:rPr>
                <w:color w:val="000000" w:themeColor="text1"/>
                <w:lang w:val="sv-SE"/>
              </w:rPr>
              <w:t>6</w:t>
            </w:r>
          </w:p>
        </w:tc>
        <w:tc>
          <w:tcPr>
            <w:tcW w:w="4957" w:type="dxa"/>
          </w:tcPr>
          <w:p w14:paraId="3D1DDDE7" w14:textId="77777777" w:rsidR="00D35811" w:rsidRPr="00FD4E01" w:rsidRDefault="00D35811" w:rsidP="000A1433">
            <w:pPr>
              <w:spacing w:line="300" w:lineRule="auto"/>
              <w:rPr>
                <w:color w:val="000000" w:themeColor="text1"/>
                <w:lang w:val="sv-SE"/>
              </w:rPr>
            </w:pPr>
            <w:r w:rsidRPr="00FD4E01">
              <w:rPr>
                <w:color w:val="000000" w:themeColor="text1"/>
                <w:lang w:val="sv-SE"/>
              </w:rPr>
              <w:t xml:space="preserve">Hướng dẫn xem </w:t>
            </w:r>
            <w:r>
              <w:rPr>
                <w:color w:val="000000" w:themeColor="text1"/>
                <w:lang w:val="sv-SE"/>
              </w:rPr>
              <w:t xml:space="preserve">danh sách học sinh toàn trường và </w:t>
            </w:r>
            <w:r w:rsidRPr="00FD4E01">
              <w:rPr>
                <w:color w:val="000000" w:themeColor="text1"/>
                <w:lang w:val="sv-SE"/>
              </w:rPr>
              <w:t>thống kê kết quả tự luyện của học sinh từ tài khoản giáo viên quản trị trường</w:t>
            </w:r>
          </w:p>
        </w:tc>
        <w:tc>
          <w:tcPr>
            <w:tcW w:w="2694" w:type="dxa"/>
          </w:tcPr>
          <w:p w14:paraId="3DD6BF09"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https://ioe.vn/huong-dan/faqdetails/170/44-32</w:t>
            </w:r>
          </w:p>
        </w:tc>
        <w:tc>
          <w:tcPr>
            <w:tcW w:w="1275" w:type="dxa"/>
            <w:vAlign w:val="center"/>
          </w:tcPr>
          <w:p w14:paraId="726B871F" w14:textId="77777777" w:rsidR="00D35811" w:rsidRPr="00FD4E01" w:rsidRDefault="00D35811" w:rsidP="000A1433">
            <w:pPr>
              <w:spacing w:line="300" w:lineRule="auto"/>
              <w:jc w:val="center"/>
              <w:rPr>
                <w:noProof/>
                <w:color w:val="000000" w:themeColor="text1"/>
                <w:lang w:val="en-GB" w:eastAsia="en-GB"/>
              </w:rPr>
            </w:pPr>
            <w:r w:rsidRPr="00FD4E01">
              <w:rPr>
                <w:noProof/>
                <w:color w:val="000000" w:themeColor="text1"/>
                <w:lang w:val="en-GB" w:eastAsia="en-GB"/>
              </w:rPr>
              <w:drawing>
                <wp:inline distT="0" distB="0" distL="0" distR="0" wp14:anchorId="4509400D" wp14:editId="0EEB0380">
                  <wp:extent cx="672465" cy="6724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170043" w14:paraId="506FD4C2" w14:textId="77777777" w:rsidTr="000A1433">
        <w:tc>
          <w:tcPr>
            <w:tcW w:w="708" w:type="dxa"/>
          </w:tcPr>
          <w:p w14:paraId="7E015ADF" w14:textId="77777777" w:rsidR="00D35811" w:rsidRDefault="00D35811" w:rsidP="000A1433">
            <w:pPr>
              <w:spacing w:line="300" w:lineRule="auto"/>
              <w:jc w:val="center"/>
              <w:rPr>
                <w:color w:val="000000" w:themeColor="text1"/>
                <w:lang w:val="sv-SE"/>
              </w:rPr>
            </w:pPr>
            <w:r>
              <w:rPr>
                <w:color w:val="000000" w:themeColor="text1"/>
                <w:lang w:val="sv-SE"/>
              </w:rPr>
              <w:t>7</w:t>
            </w:r>
          </w:p>
        </w:tc>
        <w:tc>
          <w:tcPr>
            <w:tcW w:w="4957" w:type="dxa"/>
          </w:tcPr>
          <w:p w14:paraId="15082157"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sử dụng Mã ca thi trong tài khoản từ tài khoản giáo viên quản trị trường</w:t>
            </w:r>
          </w:p>
        </w:tc>
        <w:tc>
          <w:tcPr>
            <w:tcW w:w="2694" w:type="dxa"/>
          </w:tcPr>
          <w:p w14:paraId="73F3B1B0"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https://ioe.vn/huong-dan/faqdetails/100/44-32</w:t>
            </w:r>
          </w:p>
        </w:tc>
        <w:tc>
          <w:tcPr>
            <w:tcW w:w="1275" w:type="dxa"/>
            <w:vAlign w:val="center"/>
          </w:tcPr>
          <w:p w14:paraId="66F497C9" w14:textId="77777777" w:rsidR="00D35811" w:rsidRPr="00FD4E01" w:rsidRDefault="00D35811" w:rsidP="000A1433">
            <w:pPr>
              <w:spacing w:line="300" w:lineRule="auto"/>
              <w:jc w:val="center"/>
              <w:rPr>
                <w:noProof/>
                <w:color w:val="000000" w:themeColor="text1"/>
                <w:lang w:val="en-GB" w:eastAsia="en-GB"/>
              </w:rPr>
            </w:pPr>
            <w:r w:rsidRPr="00FD4E01">
              <w:rPr>
                <w:noProof/>
                <w:color w:val="000000" w:themeColor="text1"/>
                <w:lang w:val="en-GB" w:eastAsia="en-GB"/>
              </w:rPr>
              <w:drawing>
                <wp:inline distT="0" distB="0" distL="0" distR="0" wp14:anchorId="68F1F1A1" wp14:editId="24CFAD2B">
                  <wp:extent cx="672465" cy="672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23123472" w14:textId="77777777" w:rsidTr="000A1433">
        <w:tc>
          <w:tcPr>
            <w:tcW w:w="708" w:type="dxa"/>
          </w:tcPr>
          <w:p w14:paraId="6D41EF0A" w14:textId="77777777" w:rsidR="00D35811" w:rsidRPr="00FD4E01" w:rsidRDefault="00D35811" w:rsidP="000A1433">
            <w:pPr>
              <w:spacing w:line="300" w:lineRule="auto"/>
              <w:jc w:val="center"/>
              <w:rPr>
                <w:color w:val="000000" w:themeColor="text1"/>
                <w:lang w:val="sv-SE"/>
              </w:rPr>
            </w:pPr>
            <w:r>
              <w:rPr>
                <w:color w:val="000000" w:themeColor="text1"/>
                <w:lang w:val="sv-SE"/>
              </w:rPr>
              <w:t>8</w:t>
            </w:r>
          </w:p>
        </w:tc>
        <w:tc>
          <w:tcPr>
            <w:tcW w:w="4957" w:type="dxa"/>
          </w:tcPr>
          <w:p w14:paraId="157C474D" w14:textId="77777777" w:rsidR="00D35811" w:rsidRPr="00FD4E01" w:rsidRDefault="00D35811" w:rsidP="000A1433">
            <w:pPr>
              <w:spacing w:line="300" w:lineRule="auto"/>
              <w:rPr>
                <w:color w:val="000000" w:themeColor="text1"/>
                <w:lang w:val="sv-SE"/>
              </w:rPr>
            </w:pPr>
            <w:r w:rsidRPr="00FD4E01">
              <w:rPr>
                <w:color w:val="000000" w:themeColor="text1"/>
                <w:lang w:val="sv-SE"/>
              </w:rPr>
              <w:t xml:space="preserve">Hướng dẫn xem kết quả thi từ tài khoản Giáo viên </w:t>
            </w:r>
            <w:r>
              <w:rPr>
                <w:color w:val="000000" w:themeColor="text1"/>
                <w:lang w:val="sv-SE"/>
              </w:rPr>
              <w:t>q</w:t>
            </w:r>
            <w:r w:rsidRPr="00FD4E01">
              <w:rPr>
                <w:color w:val="000000" w:themeColor="text1"/>
                <w:lang w:val="sv-SE"/>
              </w:rPr>
              <w:t xml:space="preserve">uản trị </w:t>
            </w:r>
            <w:r>
              <w:rPr>
                <w:color w:val="000000" w:themeColor="text1"/>
                <w:lang w:val="sv-SE"/>
              </w:rPr>
              <w:t>t</w:t>
            </w:r>
            <w:r w:rsidRPr="00FD4E01">
              <w:rPr>
                <w:color w:val="000000" w:themeColor="text1"/>
                <w:lang w:val="sv-SE"/>
              </w:rPr>
              <w:t>rường</w:t>
            </w:r>
          </w:p>
        </w:tc>
        <w:tc>
          <w:tcPr>
            <w:tcW w:w="2694" w:type="dxa"/>
          </w:tcPr>
          <w:p w14:paraId="5BC80167"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https://ioe.vn/huong-dan/faqdetails/113/44-32</w:t>
            </w:r>
          </w:p>
        </w:tc>
        <w:tc>
          <w:tcPr>
            <w:tcW w:w="1275" w:type="dxa"/>
            <w:vAlign w:val="center"/>
          </w:tcPr>
          <w:p w14:paraId="22EAC19C"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4E3311E1" wp14:editId="1841B49D">
                  <wp:extent cx="672465" cy="6724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30B2DD12" w14:textId="77777777" w:rsidTr="000A1433">
        <w:tblPrEx>
          <w:tblCellMar>
            <w:top w:w="0" w:type="dxa"/>
          </w:tblCellMar>
        </w:tblPrEx>
        <w:tc>
          <w:tcPr>
            <w:tcW w:w="708" w:type="dxa"/>
          </w:tcPr>
          <w:p w14:paraId="0C72CACA" w14:textId="77777777" w:rsidR="00D35811" w:rsidRPr="00FD4E01" w:rsidRDefault="00D35811" w:rsidP="000A1433">
            <w:pPr>
              <w:spacing w:line="300" w:lineRule="auto"/>
              <w:jc w:val="center"/>
              <w:rPr>
                <w:color w:val="000000" w:themeColor="text1"/>
                <w:lang w:val="sv-SE"/>
              </w:rPr>
            </w:pPr>
            <w:r>
              <w:rPr>
                <w:color w:val="000000" w:themeColor="text1"/>
                <w:lang w:val="sv-SE"/>
              </w:rPr>
              <w:t>9</w:t>
            </w:r>
          </w:p>
        </w:tc>
        <w:tc>
          <w:tcPr>
            <w:tcW w:w="4957" w:type="dxa"/>
          </w:tcPr>
          <w:p w14:paraId="2ADA64E7"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nộp Biên bản thi từ tài khoản giáo viên quản trị trường</w:t>
            </w:r>
          </w:p>
        </w:tc>
        <w:tc>
          <w:tcPr>
            <w:tcW w:w="2694" w:type="dxa"/>
          </w:tcPr>
          <w:p w14:paraId="175DAA44"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https://ioe.vn/huong-dan/faqdetails/105/44-32</w:t>
            </w:r>
          </w:p>
        </w:tc>
        <w:tc>
          <w:tcPr>
            <w:tcW w:w="1275" w:type="dxa"/>
          </w:tcPr>
          <w:p w14:paraId="7F59BCF4"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2BBAB6A4" wp14:editId="34FD6F9F">
                  <wp:extent cx="672465" cy="6724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FD4E01" w14:paraId="2665806F" w14:textId="77777777" w:rsidTr="000A1433">
        <w:tc>
          <w:tcPr>
            <w:tcW w:w="708" w:type="dxa"/>
          </w:tcPr>
          <w:p w14:paraId="58D7BBE7" w14:textId="77777777" w:rsidR="00D35811" w:rsidRPr="00FD4E01" w:rsidRDefault="00D35811" w:rsidP="000A1433">
            <w:pPr>
              <w:spacing w:line="300" w:lineRule="auto"/>
              <w:jc w:val="center"/>
              <w:rPr>
                <w:color w:val="000000" w:themeColor="text1"/>
                <w:lang w:val="sv-SE"/>
              </w:rPr>
            </w:pPr>
            <w:r>
              <w:rPr>
                <w:color w:val="000000" w:themeColor="text1"/>
                <w:lang w:val="sv-SE"/>
              </w:rPr>
              <w:t>10</w:t>
            </w:r>
          </w:p>
        </w:tc>
        <w:tc>
          <w:tcPr>
            <w:tcW w:w="4957" w:type="dxa"/>
          </w:tcPr>
          <w:p w14:paraId="675067E1"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xem kết quả vinh danh và tải Giấy chứng nhận điện tử từ tài khoản giáo viên quản trị trường</w:t>
            </w:r>
          </w:p>
        </w:tc>
        <w:tc>
          <w:tcPr>
            <w:tcW w:w="2694" w:type="dxa"/>
          </w:tcPr>
          <w:p w14:paraId="12AE1036"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https://ioe.vn/huong-dan/faqdetails/116/44-32</w:t>
            </w:r>
          </w:p>
        </w:tc>
        <w:tc>
          <w:tcPr>
            <w:tcW w:w="1275" w:type="dxa"/>
            <w:vAlign w:val="center"/>
          </w:tcPr>
          <w:p w14:paraId="3AB0A98E" w14:textId="77777777" w:rsidR="00D35811" w:rsidRPr="00FD4E01" w:rsidRDefault="00D35811" w:rsidP="000A1433">
            <w:pPr>
              <w:spacing w:line="300" w:lineRule="auto"/>
              <w:jc w:val="center"/>
              <w:rPr>
                <w:color w:val="000000" w:themeColor="text1"/>
                <w:lang w:val="sv-SE"/>
              </w:rPr>
            </w:pPr>
            <w:r w:rsidRPr="00FD4E01">
              <w:rPr>
                <w:noProof/>
                <w:color w:val="000000" w:themeColor="text1"/>
                <w:lang w:val="en-GB" w:eastAsia="en-GB"/>
              </w:rPr>
              <w:drawing>
                <wp:inline distT="0" distB="0" distL="0" distR="0" wp14:anchorId="79AFE985" wp14:editId="6C9E8D72">
                  <wp:extent cx="615950" cy="615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9.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5950" cy="615950"/>
                          </a:xfrm>
                          <a:prstGeom prst="rect">
                            <a:avLst/>
                          </a:prstGeom>
                        </pic:spPr>
                      </pic:pic>
                    </a:graphicData>
                  </a:graphic>
                </wp:inline>
              </w:drawing>
            </w:r>
          </w:p>
        </w:tc>
      </w:tr>
    </w:tbl>
    <w:p w14:paraId="1EFCDF9E" w14:textId="77777777" w:rsidR="00D35811" w:rsidRDefault="00D35811" w:rsidP="00D35811">
      <w:pPr>
        <w:spacing w:before="120" w:after="120" w:line="300" w:lineRule="auto"/>
        <w:jc w:val="both"/>
        <w:rPr>
          <w:b/>
          <w:color w:val="000000" w:themeColor="text1"/>
          <w:lang w:val="sv-SE"/>
        </w:rPr>
      </w:pPr>
    </w:p>
    <w:p w14:paraId="661B7A33" w14:textId="77777777" w:rsidR="00D35811" w:rsidRPr="00B37ECE" w:rsidRDefault="00D35811" w:rsidP="00D35811">
      <w:pPr>
        <w:spacing w:before="120" w:after="120" w:line="300" w:lineRule="auto"/>
        <w:ind w:left="360" w:firstLine="207"/>
        <w:jc w:val="both"/>
        <w:rPr>
          <w:b/>
          <w:color w:val="000000" w:themeColor="text1"/>
          <w:lang w:val="sv-SE"/>
        </w:rPr>
      </w:pPr>
      <w:r>
        <w:rPr>
          <w:b/>
          <w:color w:val="000000" w:themeColor="text1"/>
          <w:lang w:val="sv-SE"/>
        </w:rPr>
        <w:lastRenderedPageBreak/>
        <w:t xml:space="preserve">IV. </w:t>
      </w:r>
      <w:r w:rsidRPr="00B37ECE">
        <w:rPr>
          <w:b/>
          <w:color w:val="000000" w:themeColor="text1"/>
          <w:lang w:val="sv-SE"/>
        </w:rPr>
        <w:t>HƯỚNG DẪN HỌC SINH</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D35811" w:rsidRPr="00FD4E01" w14:paraId="0B5F8D3E" w14:textId="77777777" w:rsidTr="000A1433">
        <w:tc>
          <w:tcPr>
            <w:tcW w:w="708" w:type="dxa"/>
          </w:tcPr>
          <w:p w14:paraId="472BF382"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STT</w:t>
            </w:r>
          </w:p>
        </w:tc>
        <w:tc>
          <w:tcPr>
            <w:tcW w:w="4957" w:type="dxa"/>
          </w:tcPr>
          <w:p w14:paraId="7C299B2A"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Hướng dẫn</w:t>
            </w:r>
          </w:p>
        </w:tc>
        <w:tc>
          <w:tcPr>
            <w:tcW w:w="2694" w:type="dxa"/>
          </w:tcPr>
          <w:p w14:paraId="63328B66"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Link hướng dẫn</w:t>
            </w:r>
          </w:p>
        </w:tc>
        <w:tc>
          <w:tcPr>
            <w:tcW w:w="1275" w:type="dxa"/>
          </w:tcPr>
          <w:p w14:paraId="251AACAF"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Quét QR</w:t>
            </w:r>
          </w:p>
        </w:tc>
      </w:tr>
      <w:tr w:rsidR="00D35811" w:rsidRPr="00170043" w14:paraId="7566651D" w14:textId="77777777" w:rsidTr="000A1433">
        <w:tc>
          <w:tcPr>
            <w:tcW w:w="708" w:type="dxa"/>
          </w:tcPr>
          <w:p w14:paraId="6BBA4AEE" w14:textId="77777777" w:rsidR="00D35811" w:rsidRPr="00FD4E01" w:rsidRDefault="00D35811" w:rsidP="000A1433">
            <w:pPr>
              <w:spacing w:line="300" w:lineRule="auto"/>
              <w:jc w:val="center"/>
              <w:rPr>
                <w:color w:val="000000" w:themeColor="text1"/>
                <w:lang w:val="sv-SE"/>
              </w:rPr>
            </w:pPr>
            <w:r>
              <w:rPr>
                <w:color w:val="000000" w:themeColor="text1"/>
                <w:lang w:val="sv-SE"/>
              </w:rPr>
              <w:t>1</w:t>
            </w:r>
          </w:p>
        </w:tc>
        <w:tc>
          <w:tcPr>
            <w:tcW w:w="4957" w:type="dxa"/>
          </w:tcPr>
          <w:p w14:paraId="64D96A45" w14:textId="77777777" w:rsidR="00D35811" w:rsidRPr="00FD4E01" w:rsidRDefault="00D35811" w:rsidP="000A1433">
            <w:pPr>
              <w:spacing w:line="300" w:lineRule="auto"/>
              <w:rPr>
                <w:color w:val="000000" w:themeColor="text1"/>
                <w:lang w:val="sv-SE"/>
              </w:rPr>
            </w:pPr>
            <w:r>
              <w:rPr>
                <w:color w:val="000000" w:themeColor="text1"/>
                <w:lang w:val="sv-SE"/>
              </w:rPr>
              <w:t>Hướng dẫn đăng ký tài khoản học sinh trên IOE</w:t>
            </w:r>
          </w:p>
        </w:tc>
        <w:tc>
          <w:tcPr>
            <w:tcW w:w="2694" w:type="dxa"/>
          </w:tcPr>
          <w:p w14:paraId="03CEC2CB" w14:textId="77777777" w:rsidR="00D35811" w:rsidRPr="00FD4E01" w:rsidRDefault="00D35811" w:rsidP="000A1433">
            <w:pPr>
              <w:spacing w:line="300" w:lineRule="auto"/>
              <w:jc w:val="center"/>
              <w:rPr>
                <w:color w:val="000000" w:themeColor="text1"/>
                <w:lang w:val="sv-SE"/>
              </w:rPr>
            </w:pPr>
            <w:hyperlink r:id="rId31" w:history="1">
              <w:r w:rsidRPr="003D7762">
                <w:rPr>
                  <w:color w:val="000000" w:themeColor="text1"/>
                  <w:lang w:val="sv-SE"/>
                </w:rPr>
                <w:t>https://ioe.vn/huong-dan/faqdetails/43/41-27</w:t>
              </w:r>
            </w:hyperlink>
          </w:p>
          <w:p w14:paraId="2E13A48A" w14:textId="77777777" w:rsidR="00D35811" w:rsidRPr="00FD4E01" w:rsidRDefault="00D35811" w:rsidP="000A1433">
            <w:pPr>
              <w:spacing w:line="300" w:lineRule="auto"/>
              <w:jc w:val="center"/>
              <w:rPr>
                <w:color w:val="000000" w:themeColor="text1"/>
                <w:lang w:val="sv-SE"/>
              </w:rPr>
            </w:pPr>
          </w:p>
        </w:tc>
        <w:tc>
          <w:tcPr>
            <w:tcW w:w="1275" w:type="dxa"/>
            <w:vAlign w:val="center"/>
          </w:tcPr>
          <w:p w14:paraId="429BFDDA"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19A5519E" wp14:editId="7638CFF8">
                  <wp:extent cx="672465" cy="6724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170043" w14:paraId="23260F91" w14:textId="77777777" w:rsidTr="000A1433">
        <w:tc>
          <w:tcPr>
            <w:tcW w:w="708" w:type="dxa"/>
          </w:tcPr>
          <w:p w14:paraId="74421054" w14:textId="77777777" w:rsidR="00D35811" w:rsidRPr="00FD4E01" w:rsidRDefault="00D35811" w:rsidP="000A1433">
            <w:pPr>
              <w:spacing w:line="300" w:lineRule="auto"/>
              <w:jc w:val="center"/>
              <w:rPr>
                <w:color w:val="000000" w:themeColor="text1"/>
                <w:lang w:val="sv-SE"/>
              </w:rPr>
            </w:pPr>
            <w:r>
              <w:rPr>
                <w:color w:val="000000" w:themeColor="text1"/>
                <w:lang w:val="sv-SE"/>
              </w:rPr>
              <w:t>2</w:t>
            </w:r>
          </w:p>
        </w:tc>
        <w:tc>
          <w:tcPr>
            <w:tcW w:w="4957" w:type="dxa"/>
          </w:tcPr>
          <w:p w14:paraId="25795E07" w14:textId="77777777" w:rsidR="00D35811" w:rsidRDefault="00D35811" w:rsidP="000A1433">
            <w:pPr>
              <w:spacing w:line="300" w:lineRule="auto"/>
              <w:rPr>
                <w:color w:val="000000" w:themeColor="text1"/>
                <w:lang w:val="sv-SE"/>
              </w:rPr>
            </w:pPr>
            <w:r>
              <w:rPr>
                <w:color w:val="000000" w:themeColor="text1"/>
                <w:lang w:val="sv-SE"/>
              </w:rPr>
              <w:t>Tham gia IOE – Những điều học sinh cần biết</w:t>
            </w:r>
          </w:p>
        </w:tc>
        <w:tc>
          <w:tcPr>
            <w:tcW w:w="2694" w:type="dxa"/>
          </w:tcPr>
          <w:p w14:paraId="3C190198" w14:textId="77777777" w:rsidR="00D35811" w:rsidRPr="00D26F6E" w:rsidRDefault="00D35811" w:rsidP="000A1433">
            <w:pPr>
              <w:spacing w:line="300" w:lineRule="auto"/>
              <w:jc w:val="center"/>
              <w:rPr>
                <w:color w:val="000000" w:themeColor="text1"/>
                <w:lang w:val="sv-SE"/>
              </w:rPr>
            </w:pPr>
            <w:r w:rsidRPr="000A3669">
              <w:rPr>
                <w:color w:val="000000" w:themeColor="text1"/>
                <w:lang w:val="sv-SE"/>
              </w:rPr>
              <w:t>https://ioe.vn/huong-dan/faqdetails/42/41-27</w:t>
            </w:r>
          </w:p>
        </w:tc>
        <w:tc>
          <w:tcPr>
            <w:tcW w:w="1275" w:type="dxa"/>
            <w:vAlign w:val="center"/>
          </w:tcPr>
          <w:p w14:paraId="265EEFE6"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7C8F586C" wp14:editId="224026D7">
                  <wp:extent cx="672465" cy="6724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D35811" w:rsidRPr="00170043" w14:paraId="2D04EA56" w14:textId="77777777" w:rsidTr="000A1433">
        <w:tc>
          <w:tcPr>
            <w:tcW w:w="708" w:type="dxa"/>
          </w:tcPr>
          <w:p w14:paraId="062FEC52" w14:textId="77777777" w:rsidR="00D35811" w:rsidRPr="00FD4E01" w:rsidRDefault="00D35811" w:rsidP="000A1433">
            <w:pPr>
              <w:spacing w:line="300" w:lineRule="auto"/>
              <w:jc w:val="center"/>
              <w:rPr>
                <w:color w:val="000000" w:themeColor="text1"/>
                <w:lang w:val="sv-SE"/>
              </w:rPr>
            </w:pPr>
            <w:r>
              <w:rPr>
                <w:color w:val="000000" w:themeColor="text1"/>
                <w:lang w:val="sv-SE"/>
              </w:rPr>
              <w:t>3</w:t>
            </w:r>
          </w:p>
        </w:tc>
        <w:tc>
          <w:tcPr>
            <w:tcW w:w="4957" w:type="dxa"/>
          </w:tcPr>
          <w:p w14:paraId="7789B391" w14:textId="77777777" w:rsidR="00D35811" w:rsidRDefault="00D35811" w:rsidP="000A1433">
            <w:pPr>
              <w:spacing w:line="300" w:lineRule="auto"/>
              <w:rPr>
                <w:color w:val="000000" w:themeColor="text1"/>
                <w:lang w:val="sv-SE"/>
              </w:rPr>
            </w:pPr>
            <w:r>
              <w:rPr>
                <w:color w:val="000000" w:themeColor="text1"/>
                <w:lang w:val="sv-SE"/>
              </w:rPr>
              <w:t>Hướng dẫn học sinh tham gia và làm các bài tập tự luyện trên IOE</w:t>
            </w:r>
          </w:p>
        </w:tc>
        <w:tc>
          <w:tcPr>
            <w:tcW w:w="2694" w:type="dxa"/>
          </w:tcPr>
          <w:p w14:paraId="78BAC133" w14:textId="77777777" w:rsidR="00D35811" w:rsidRPr="00FD4E01" w:rsidRDefault="00D35811" w:rsidP="000A1433">
            <w:pPr>
              <w:spacing w:line="300" w:lineRule="auto"/>
              <w:jc w:val="center"/>
              <w:rPr>
                <w:color w:val="000000" w:themeColor="text1"/>
                <w:lang w:val="sv-SE"/>
              </w:rPr>
            </w:pPr>
            <w:r w:rsidRPr="000A3669">
              <w:rPr>
                <w:color w:val="000000" w:themeColor="text1"/>
                <w:lang w:val="sv-SE"/>
              </w:rPr>
              <w:t>https://ioe.vn/cate-faq/30-3</w:t>
            </w:r>
          </w:p>
        </w:tc>
        <w:tc>
          <w:tcPr>
            <w:tcW w:w="1275" w:type="dxa"/>
            <w:vAlign w:val="center"/>
          </w:tcPr>
          <w:p w14:paraId="2F92C7BA" w14:textId="77777777" w:rsidR="00D35811" w:rsidRPr="00FD4E01" w:rsidRDefault="00D35811" w:rsidP="000A1433">
            <w:pPr>
              <w:spacing w:line="300" w:lineRule="auto"/>
              <w:jc w:val="center"/>
              <w:rPr>
                <w:color w:val="000000" w:themeColor="text1"/>
                <w:lang w:val="sv-SE"/>
              </w:rPr>
            </w:pPr>
            <w:r>
              <w:rPr>
                <w:noProof/>
                <w:color w:val="000000" w:themeColor="text1"/>
                <w:lang w:val="sv-SE"/>
              </w:rPr>
              <w:drawing>
                <wp:inline distT="0" distB="0" distL="0" distR="0" wp14:anchorId="121EC679" wp14:editId="41B0C48F">
                  <wp:extent cx="672465" cy="6724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309EAED3" w14:textId="77777777" w:rsidR="00D35811" w:rsidRDefault="00D35811" w:rsidP="00D35811">
      <w:pPr>
        <w:spacing w:before="120" w:after="120" w:line="300" w:lineRule="auto"/>
        <w:ind w:left="357" w:firstLine="210"/>
        <w:jc w:val="both"/>
        <w:rPr>
          <w:b/>
          <w:color w:val="000000" w:themeColor="text1"/>
          <w:lang w:val="sv-SE"/>
        </w:rPr>
      </w:pPr>
      <w:r>
        <w:rPr>
          <w:b/>
          <w:color w:val="000000" w:themeColor="text1"/>
          <w:lang w:val="sv-SE"/>
        </w:rPr>
        <w:t>V</w:t>
      </w:r>
      <w:r w:rsidRPr="00FD4E01">
        <w:rPr>
          <w:b/>
          <w:color w:val="000000" w:themeColor="text1"/>
          <w:lang w:val="sv-SE"/>
        </w:rPr>
        <w:t>. TIỆN ÍCH</w:t>
      </w:r>
    </w:p>
    <w:tbl>
      <w:tblPr>
        <w:tblStyle w:val="TableGrid"/>
        <w:tblW w:w="9634" w:type="dxa"/>
        <w:tblLayout w:type="fixed"/>
        <w:tblLook w:val="04A0" w:firstRow="1" w:lastRow="0" w:firstColumn="1" w:lastColumn="0" w:noHBand="0" w:noVBand="1"/>
      </w:tblPr>
      <w:tblGrid>
        <w:gridCol w:w="708"/>
        <w:gridCol w:w="4957"/>
        <w:gridCol w:w="2694"/>
        <w:gridCol w:w="1275"/>
      </w:tblGrid>
      <w:tr w:rsidR="00D35811" w:rsidRPr="00FD4E01" w14:paraId="4B3D90E6" w14:textId="77777777" w:rsidTr="000A1433">
        <w:tc>
          <w:tcPr>
            <w:tcW w:w="708" w:type="dxa"/>
          </w:tcPr>
          <w:p w14:paraId="52A5965D"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STT</w:t>
            </w:r>
          </w:p>
        </w:tc>
        <w:tc>
          <w:tcPr>
            <w:tcW w:w="4957" w:type="dxa"/>
          </w:tcPr>
          <w:p w14:paraId="35865317"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Hướng dẫn</w:t>
            </w:r>
          </w:p>
        </w:tc>
        <w:tc>
          <w:tcPr>
            <w:tcW w:w="2694" w:type="dxa"/>
          </w:tcPr>
          <w:p w14:paraId="7D2E6302"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Link hướng dẫn</w:t>
            </w:r>
          </w:p>
        </w:tc>
        <w:tc>
          <w:tcPr>
            <w:tcW w:w="1275" w:type="dxa"/>
          </w:tcPr>
          <w:p w14:paraId="779932C4" w14:textId="77777777" w:rsidR="00D35811" w:rsidRPr="00FD4E01" w:rsidRDefault="00D35811" w:rsidP="000A1433">
            <w:pPr>
              <w:spacing w:line="300" w:lineRule="auto"/>
              <w:jc w:val="center"/>
              <w:rPr>
                <w:b/>
                <w:color w:val="000000" w:themeColor="text1"/>
                <w:lang w:val="sv-SE"/>
              </w:rPr>
            </w:pPr>
            <w:r w:rsidRPr="00FD4E01">
              <w:rPr>
                <w:b/>
                <w:color w:val="000000" w:themeColor="text1"/>
                <w:lang w:val="sv-SE"/>
              </w:rPr>
              <w:t>Quét QR</w:t>
            </w:r>
          </w:p>
        </w:tc>
      </w:tr>
      <w:tr w:rsidR="00D35811" w:rsidRPr="00FD4E01" w14:paraId="5182642B" w14:textId="77777777" w:rsidTr="000A1433">
        <w:tc>
          <w:tcPr>
            <w:tcW w:w="708" w:type="dxa"/>
          </w:tcPr>
          <w:p w14:paraId="13EC9F99" w14:textId="77777777" w:rsidR="00D35811" w:rsidRPr="00FD4E01" w:rsidRDefault="00D35811" w:rsidP="000A1433">
            <w:pPr>
              <w:spacing w:line="300" w:lineRule="auto"/>
              <w:jc w:val="center"/>
              <w:rPr>
                <w:color w:val="000000" w:themeColor="text1"/>
                <w:lang w:val="sv-SE"/>
              </w:rPr>
            </w:pPr>
            <w:r>
              <w:rPr>
                <w:color w:val="000000" w:themeColor="text1"/>
                <w:lang w:val="sv-SE"/>
              </w:rPr>
              <w:t>1</w:t>
            </w:r>
          </w:p>
        </w:tc>
        <w:tc>
          <w:tcPr>
            <w:tcW w:w="4957" w:type="dxa"/>
          </w:tcPr>
          <w:p w14:paraId="77B37477"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 sử dụng tính năng Kiểm tra thiết bị trước khi vào thi</w:t>
            </w:r>
          </w:p>
        </w:tc>
        <w:tc>
          <w:tcPr>
            <w:tcW w:w="2694" w:type="dxa"/>
          </w:tcPr>
          <w:p w14:paraId="3A87E8CD" w14:textId="77777777" w:rsidR="00D35811" w:rsidRPr="00FD4E01" w:rsidRDefault="00D35811" w:rsidP="000A1433">
            <w:pPr>
              <w:jc w:val="center"/>
              <w:rPr>
                <w:color w:val="000000" w:themeColor="text1"/>
                <w:lang w:val="sv-SE"/>
              </w:rPr>
            </w:pPr>
            <w:r w:rsidRPr="00FD4E01">
              <w:rPr>
                <w:color w:val="000000" w:themeColor="text1"/>
                <w:lang w:val="sv-SE"/>
              </w:rPr>
              <w:t>https://bit.ly/IOE-HD-DeviceTest</w:t>
            </w:r>
          </w:p>
        </w:tc>
        <w:tc>
          <w:tcPr>
            <w:tcW w:w="1275" w:type="dxa"/>
          </w:tcPr>
          <w:p w14:paraId="0AFAC5C9" w14:textId="77777777" w:rsidR="00D35811" w:rsidRPr="00FD4E01" w:rsidRDefault="00D35811" w:rsidP="000A1433">
            <w:pPr>
              <w:spacing w:line="300" w:lineRule="auto"/>
              <w:jc w:val="center"/>
              <w:rPr>
                <w:noProof/>
                <w:color w:val="000000" w:themeColor="text1"/>
                <w:lang w:val="sv-SE" w:eastAsia="en-GB"/>
              </w:rPr>
            </w:pPr>
            <w:r w:rsidRPr="00FD4E01">
              <w:rPr>
                <w:noProof/>
                <w:color w:val="000000" w:themeColor="text1"/>
                <w:lang w:val="en-GB" w:eastAsia="en-GB"/>
              </w:rPr>
              <w:drawing>
                <wp:inline distT="0" distB="0" distL="0" distR="0" wp14:anchorId="3571690F" wp14:editId="5AD82663">
                  <wp:extent cx="640715" cy="640715"/>
                  <wp:effectExtent l="0" t="0" r="698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I_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715" cy="640715"/>
                          </a:xfrm>
                          <a:prstGeom prst="rect">
                            <a:avLst/>
                          </a:prstGeom>
                        </pic:spPr>
                      </pic:pic>
                    </a:graphicData>
                  </a:graphic>
                </wp:inline>
              </w:drawing>
            </w:r>
          </w:p>
        </w:tc>
      </w:tr>
      <w:tr w:rsidR="00D35811" w:rsidRPr="00FD4E01" w14:paraId="7F0DAFBC" w14:textId="77777777" w:rsidTr="000A1433">
        <w:tc>
          <w:tcPr>
            <w:tcW w:w="708" w:type="dxa"/>
          </w:tcPr>
          <w:p w14:paraId="1249AFA6" w14:textId="77777777" w:rsidR="00D35811" w:rsidRPr="00FD4E01" w:rsidRDefault="00D35811" w:rsidP="000A1433">
            <w:pPr>
              <w:spacing w:line="300" w:lineRule="auto"/>
              <w:jc w:val="center"/>
              <w:rPr>
                <w:color w:val="000000" w:themeColor="text1"/>
                <w:lang w:val="sv-SE"/>
              </w:rPr>
            </w:pPr>
            <w:r>
              <w:rPr>
                <w:color w:val="000000" w:themeColor="text1"/>
                <w:lang w:val="sv-SE"/>
              </w:rPr>
              <w:t>2</w:t>
            </w:r>
          </w:p>
        </w:tc>
        <w:tc>
          <w:tcPr>
            <w:tcW w:w="4957" w:type="dxa"/>
          </w:tcPr>
          <w:p w14:paraId="2FE4279B" w14:textId="77777777" w:rsidR="00D35811" w:rsidRPr="00FD4E01" w:rsidRDefault="00D35811" w:rsidP="000A1433">
            <w:pPr>
              <w:spacing w:line="300" w:lineRule="auto"/>
              <w:rPr>
                <w:color w:val="000000" w:themeColor="text1"/>
                <w:lang w:val="sv-SE"/>
              </w:rPr>
            </w:pPr>
            <w:r w:rsidRPr="00FD4E01">
              <w:rPr>
                <w:color w:val="000000" w:themeColor="text1"/>
                <w:lang w:val="sv-SE"/>
              </w:rPr>
              <w:t>Hướng dẫn</w:t>
            </w:r>
            <w:r>
              <w:rPr>
                <w:color w:val="000000" w:themeColor="text1"/>
                <w:lang w:val="sv-SE"/>
              </w:rPr>
              <w:t xml:space="preserve"> Hội đồng thi</w:t>
            </w:r>
            <w:r w:rsidRPr="00FD4E01">
              <w:rPr>
                <w:color w:val="000000" w:themeColor="text1"/>
                <w:lang w:val="sv-SE"/>
              </w:rPr>
              <w:t xml:space="preserve"> về việc quay video giám sát kỳ thi chính thức</w:t>
            </w:r>
          </w:p>
        </w:tc>
        <w:tc>
          <w:tcPr>
            <w:tcW w:w="2694" w:type="dxa"/>
          </w:tcPr>
          <w:p w14:paraId="5ED036E7" w14:textId="77777777" w:rsidR="00D35811" w:rsidRPr="00FD4E01" w:rsidRDefault="00D35811" w:rsidP="000A1433">
            <w:pPr>
              <w:spacing w:line="300" w:lineRule="auto"/>
              <w:jc w:val="center"/>
              <w:rPr>
                <w:color w:val="000000" w:themeColor="text1"/>
                <w:lang w:val="sv-SE"/>
              </w:rPr>
            </w:pPr>
            <w:r w:rsidRPr="00FD4E01">
              <w:rPr>
                <w:color w:val="000000" w:themeColor="text1"/>
                <w:lang w:val="sv-SE"/>
              </w:rPr>
              <w:t>https://bit.ly/IOE_HDvideo</w:t>
            </w:r>
          </w:p>
        </w:tc>
        <w:tc>
          <w:tcPr>
            <w:tcW w:w="1275" w:type="dxa"/>
          </w:tcPr>
          <w:p w14:paraId="74D734B3" w14:textId="77777777" w:rsidR="00D35811" w:rsidRPr="00FD4E01" w:rsidRDefault="00D35811" w:rsidP="000A1433">
            <w:pPr>
              <w:spacing w:line="300" w:lineRule="auto"/>
              <w:jc w:val="center"/>
              <w:rPr>
                <w:noProof/>
                <w:color w:val="000000" w:themeColor="text1"/>
                <w:lang w:val="sv-SE" w:eastAsia="en-GB"/>
              </w:rPr>
            </w:pPr>
            <w:r w:rsidRPr="00FD4E01">
              <w:rPr>
                <w:noProof/>
                <w:color w:val="000000" w:themeColor="text1"/>
                <w:lang w:val="en-GB" w:eastAsia="en-GB"/>
              </w:rPr>
              <w:drawing>
                <wp:inline distT="0" distB="0" distL="0" distR="0" wp14:anchorId="314577D0" wp14:editId="511223DA">
                  <wp:extent cx="590550" cy="590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r>
    </w:tbl>
    <w:p w14:paraId="4B1BB11D" w14:textId="77777777" w:rsidR="00D35811" w:rsidRPr="00FD4E01" w:rsidRDefault="00D35811" w:rsidP="00D35811">
      <w:pPr>
        <w:spacing w:line="300" w:lineRule="auto"/>
        <w:jc w:val="both"/>
        <w:rPr>
          <w:b/>
          <w:color w:val="000000" w:themeColor="text1"/>
          <w:lang w:val="vi-VN"/>
        </w:rPr>
      </w:pPr>
    </w:p>
    <w:p w14:paraId="2B4861EA" w14:textId="00667C15" w:rsidR="00F806B9" w:rsidRPr="00FD4E01" w:rsidRDefault="00F806B9" w:rsidP="00270FB9">
      <w:pPr>
        <w:rPr>
          <w:b/>
          <w:color w:val="000000" w:themeColor="text1"/>
          <w:lang w:val="vi-VN"/>
        </w:rPr>
      </w:pPr>
    </w:p>
    <w:sectPr w:rsidR="00F806B9" w:rsidRPr="00FD4E01" w:rsidSect="006E2313">
      <w:headerReference w:type="default" r:id="rId36"/>
      <w:footerReference w:type="even" r:id="rId37"/>
      <w:footerReference w:type="default" r:id="rId38"/>
      <w:pgSz w:w="12240" w:h="15840"/>
      <w:pgMar w:top="1134" w:right="851" w:bottom="1134" w:left="1701" w:header="720" w:footer="454" w:gutter="0"/>
      <w:cols w:space="720" w:equalWidth="0">
        <w:col w:w="9688"/>
      </w:cols>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8516D" w14:textId="77777777" w:rsidR="0097604A" w:rsidRDefault="0097604A">
      <w:r>
        <w:separator/>
      </w:r>
    </w:p>
  </w:endnote>
  <w:endnote w:type="continuationSeparator" w:id="0">
    <w:p w14:paraId="0BB056DC" w14:textId="77777777" w:rsidR="0097604A" w:rsidRDefault="00976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99CF" w14:textId="77777777" w:rsidR="00FA09FF" w:rsidRDefault="00FA09FF" w:rsidP="00542A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27414F" w14:textId="77777777" w:rsidR="00FA09FF" w:rsidRDefault="00FA09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A1135" w14:textId="0AF57B1B" w:rsidR="00FA09FF" w:rsidRPr="00EB65A3" w:rsidRDefault="00FA09FF" w:rsidP="00542A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F2479" w14:textId="77777777" w:rsidR="0097604A" w:rsidRDefault="0097604A">
      <w:r>
        <w:separator/>
      </w:r>
    </w:p>
  </w:footnote>
  <w:footnote w:type="continuationSeparator" w:id="0">
    <w:p w14:paraId="3E4E5109" w14:textId="77777777" w:rsidR="0097604A" w:rsidRDefault="00976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6766844"/>
      <w:docPartObj>
        <w:docPartGallery w:val="Page Numbers (Top of Page)"/>
        <w:docPartUnique/>
      </w:docPartObj>
    </w:sdtPr>
    <w:sdtEndPr>
      <w:rPr>
        <w:noProof/>
      </w:rPr>
    </w:sdtEndPr>
    <w:sdtContent>
      <w:p w14:paraId="486898C2" w14:textId="74B375E2" w:rsidR="00FA09FF" w:rsidRDefault="00FA09FF">
        <w:pPr>
          <w:pStyle w:val="Header"/>
          <w:jc w:val="center"/>
        </w:pPr>
        <w:r>
          <w:fldChar w:fldCharType="begin"/>
        </w:r>
        <w:r>
          <w:instrText xml:space="preserve"> PAGE   \* MERGEFORMAT </w:instrText>
        </w:r>
        <w:r>
          <w:fldChar w:fldCharType="separate"/>
        </w:r>
        <w:r w:rsidR="007E4941">
          <w:rPr>
            <w:noProof/>
          </w:rPr>
          <w:t>14</w:t>
        </w:r>
        <w:r>
          <w:rPr>
            <w:noProof/>
          </w:rPr>
          <w:fldChar w:fldCharType="end"/>
        </w:r>
      </w:p>
    </w:sdtContent>
  </w:sdt>
  <w:p w14:paraId="090270C3" w14:textId="77777777" w:rsidR="00FA09FF" w:rsidRDefault="00FA0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4EA5"/>
    <w:multiLevelType w:val="hybridMultilevel"/>
    <w:tmpl w:val="CF048074"/>
    <w:lvl w:ilvl="0" w:tplc="3438D28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86713"/>
    <w:multiLevelType w:val="hybridMultilevel"/>
    <w:tmpl w:val="8AC66326"/>
    <w:lvl w:ilvl="0" w:tplc="7DCC733E">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135316FB"/>
    <w:multiLevelType w:val="multilevel"/>
    <w:tmpl w:val="81DAEF12"/>
    <w:lvl w:ilvl="0">
      <w:start w:val="1"/>
      <w:numFmt w:val="decimal"/>
      <w:lvlText w:val="%1"/>
      <w:lvlJc w:val="left"/>
      <w:pPr>
        <w:ind w:left="360" w:hanging="360"/>
      </w:pPr>
      <w:rPr>
        <w:rFonts w:ascii="Times New Roman" w:hAnsi="Times New Roman" w:cs="Times New Roman" w:hint="default"/>
        <w:color w:val="auto"/>
        <w:sz w:val="26"/>
      </w:rPr>
    </w:lvl>
    <w:lvl w:ilvl="1">
      <w:start w:val="1"/>
      <w:numFmt w:val="decimal"/>
      <w:lvlText w:val="%1.%2"/>
      <w:lvlJc w:val="left"/>
      <w:pPr>
        <w:ind w:left="1440" w:hanging="360"/>
      </w:pPr>
      <w:rPr>
        <w:rFonts w:ascii="Times New Roman" w:hAnsi="Times New Roman" w:cs="Times New Roman" w:hint="default"/>
        <w:color w:val="auto"/>
        <w:sz w:val="26"/>
      </w:rPr>
    </w:lvl>
    <w:lvl w:ilvl="2">
      <w:start w:val="1"/>
      <w:numFmt w:val="decimalZero"/>
      <w:lvlText w:val="%1.%2.%3"/>
      <w:lvlJc w:val="left"/>
      <w:pPr>
        <w:ind w:left="2880" w:hanging="720"/>
      </w:pPr>
      <w:rPr>
        <w:rFonts w:ascii="Times New Roman" w:hAnsi="Times New Roman" w:cs="Times New Roman" w:hint="default"/>
        <w:color w:val="auto"/>
        <w:sz w:val="26"/>
      </w:rPr>
    </w:lvl>
    <w:lvl w:ilvl="3">
      <w:start w:val="1"/>
      <w:numFmt w:val="decimal"/>
      <w:lvlText w:val="%1.%2.%3.%4"/>
      <w:lvlJc w:val="left"/>
      <w:pPr>
        <w:ind w:left="3960" w:hanging="720"/>
      </w:pPr>
      <w:rPr>
        <w:rFonts w:ascii="Times New Roman" w:hAnsi="Times New Roman" w:cs="Times New Roman" w:hint="default"/>
        <w:color w:val="auto"/>
        <w:sz w:val="26"/>
      </w:rPr>
    </w:lvl>
    <w:lvl w:ilvl="4">
      <w:start w:val="1"/>
      <w:numFmt w:val="decimal"/>
      <w:lvlText w:val="%1.%2.%3.%4.%5"/>
      <w:lvlJc w:val="left"/>
      <w:pPr>
        <w:ind w:left="5400" w:hanging="1080"/>
      </w:pPr>
      <w:rPr>
        <w:rFonts w:ascii="Times New Roman" w:hAnsi="Times New Roman" w:cs="Times New Roman" w:hint="default"/>
        <w:color w:val="auto"/>
        <w:sz w:val="26"/>
      </w:rPr>
    </w:lvl>
    <w:lvl w:ilvl="5">
      <w:start w:val="1"/>
      <w:numFmt w:val="decimal"/>
      <w:lvlText w:val="%1.%2.%3.%4.%5.%6"/>
      <w:lvlJc w:val="left"/>
      <w:pPr>
        <w:ind w:left="6480" w:hanging="1080"/>
      </w:pPr>
      <w:rPr>
        <w:rFonts w:ascii="Times New Roman" w:hAnsi="Times New Roman" w:cs="Times New Roman" w:hint="default"/>
        <w:color w:val="auto"/>
        <w:sz w:val="26"/>
      </w:rPr>
    </w:lvl>
    <w:lvl w:ilvl="6">
      <w:start w:val="1"/>
      <w:numFmt w:val="decimal"/>
      <w:lvlText w:val="%1.%2.%3.%4.%5.%6.%7"/>
      <w:lvlJc w:val="left"/>
      <w:pPr>
        <w:ind w:left="7920" w:hanging="1440"/>
      </w:pPr>
      <w:rPr>
        <w:rFonts w:ascii="Times New Roman" w:hAnsi="Times New Roman" w:cs="Times New Roman" w:hint="default"/>
        <w:color w:val="auto"/>
        <w:sz w:val="26"/>
      </w:rPr>
    </w:lvl>
    <w:lvl w:ilvl="7">
      <w:start w:val="1"/>
      <w:numFmt w:val="decimal"/>
      <w:lvlText w:val="%1.%2.%3.%4.%5.%6.%7.%8"/>
      <w:lvlJc w:val="left"/>
      <w:pPr>
        <w:ind w:left="9000" w:hanging="1440"/>
      </w:pPr>
      <w:rPr>
        <w:rFonts w:ascii="Times New Roman" w:hAnsi="Times New Roman" w:cs="Times New Roman" w:hint="default"/>
        <w:color w:val="auto"/>
        <w:sz w:val="26"/>
      </w:rPr>
    </w:lvl>
    <w:lvl w:ilvl="8">
      <w:start w:val="1"/>
      <w:numFmt w:val="decimal"/>
      <w:lvlText w:val="%1.%2.%3.%4.%5.%6.%7.%8.%9"/>
      <w:lvlJc w:val="left"/>
      <w:pPr>
        <w:ind w:left="10440" w:hanging="1800"/>
      </w:pPr>
      <w:rPr>
        <w:rFonts w:ascii="Times New Roman" w:hAnsi="Times New Roman" w:cs="Times New Roman" w:hint="default"/>
        <w:color w:val="auto"/>
        <w:sz w:val="26"/>
      </w:rPr>
    </w:lvl>
  </w:abstractNum>
  <w:abstractNum w:abstractNumId="3" w15:restartNumberingAfterBreak="0">
    <w:nsid w:val="15EE7AC6"/>
    <w:multiLevelType w:val="hybridMultilevel"/>
    <w:tmpl w:val="90B61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8D6706"/>
    <w:multiLevelType w:val="hybridMultilevel"/>
    <w:tmpl w:val="F2A673F2"/>
    <w:lvl w:ilvl="0" w:tplc="4F500706">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A4B71"/>
    <w:multiLevelType w:val="hybridMultilevel"/>
    <w:tmpl w:val="368C2298"/>
    <w:lvl w:ilvl="0" w:tplc="CBE21E5C">
      <w:start w:val="3"/>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F4780B"/>
    <w:multiLevelType w:val="hybridMultilevel"/>
    <w:tmpl w:val="2A8A59B4"/>
    <w:lvl w:ilvl="0" w:tplc="847882B8">
      <w:start w:val="1"/>
      <w:numFmt w:val="decimal"/>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BE1963"/>
    <w:multiLevelType w:val="hybridMultilevel"/>
    <w:tmpl w:val="4144331C"/>
    <w:lvl w:ilvl="0" w:tplc="798A3810">
      <w:start w:val="4"/>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0261E1"/>
    <w:multiLevelType w:val="hybridMultilevel"/>
    <w:tmpl w:val="59AC7F4C"/>
    <w:lvl w:ilvl="0" w:tplc="108642FE">
      <w:start w:val="4"/>
      <w:numFmt w:val="bullet"/>
      <w:lvlText w:val="-"/>
      <w:lvlJc w:val="left"/>
      <w:pPr>
        <w:ind w:left="927" w:hanging="360"/>
      </w:pPr>
      <w:rPr>
        <w:rFonts w:ascii="Times New Roman" w:eastAsia="Times New Roman" w:hAnsi="Times New Roman" w:cs="Times New Roman" w:hint="default"/>
        <w:b/>
        <w: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32337AEE"/>
    <w:multiLevelType w:val="hybridMultilevel"/>
    <w:tmpl w:val="4E347AA6"/>
    <w:lvl w:ilvl="0" w:tplc="834A286E">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9D281A"/>
    <w:multiLevelType w:val="hybridMultilevel"/>
    <w:tmpl w:val="77963908"/>
    <w:lvl w:ilvl="0" w:tplc="2D103444">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9F4FBC"/>
    <w:multiLevelType w:val="hybridMultilevel"/>
    <w:tmpl w:val="44669078"/>
    <w:lvl w:ilvl="0" w:tplc="719AAC66">
      <w:start w:val="2"/>
      <w:numFmt w:val="bullet"/>
      <w:lvlText w:val="-"/>
      <w:lvlJc w:val="left"/>
      <w:pPr>
        <w:ind w:left="927" w:hanging="360"/>
      </w:pPr>
      <w:rPr>
        <w:rFonts w:ascii="Times New Roman" w:eastAsia="Times New Roman" w:hAnsi="Times New Roman" w:cs="Times New Roman"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3D8C626F"/>
    <w:multiLevelType w:val="multilevel"/>
    <w:tmpl w:val="0478B794"/>
    <w:lvl w:ilvl="0">
      <w:start w:val="1"/>
      <w:numFmt w:val="decimal"/>
      <w:lvlText w:val="%1."/>
      <w:lvlJc w:val="left"/>
      <w:pPr>
        <w:ind w:left="460" w:hanging="4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2487876"/>
    <w:multiLevelType w:val="hybridMultilevel"/>
    <w:tmpl w:val="553681A2"/>
    <w:lvl w:ilvl="0" w:tplc="6568A2C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33B6"/>
    <w:multiLevelType w:val="hybridMultilevel"/>
    <w:tmpl w:val="2A8A59B4"/>
    <w:lvl w:ilvl="0" w:tplc="847882B8">
      <w:start w:val="1"/>
      <w:numFmt w:val="decimal"/>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1A1E71"/>
    <w:multiLevelType w:val="hybridMultilevel"/>
    <w:tmpl w:val="6352AF62"/>
    <w:lvl w:ilvl="0" w:tplc="7CC2952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BFF3147"/>
    <w:multiLevelType w:val="multilevel"/>
    <w:tmpl w:val="6E24C60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Zero"/>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E474095"/>
    <w:multiLevelType w:val="hybridMultilevel"/>
    <w:tmpl w:val="8FF2AC0A"/>
    <w:lvl w:ilvl="0" w:tplc="696A84D6">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4E2A0F"/>
    <w:multiLevelType w:val="hybridMultilevel"/>
    <w:tmpl w:val="742A0E7E"/>
    <w:lvl w:ilvl="0" w:tplc="AD1EE5C6">
      <w:start w:val="4"/>
      <w:numFmt w:val="bullet"/>
      <w:lvlText w:val="-"/>
      <w:lvlJc w:val="left"/>
      <w:pPr>
        <w:ind w:left="927" w:hanging="360"/>
      </w:pPr>
      <w:rPr>
        <w:rFonts w:ascii="Times New Roman" w:eastAsia="Times New Roman" w:hAnsi="Times New Roman"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15:restartNumberingAfterBreak="0">
    <w:nsid w:val="5AAB2D26"/>
    <w:multiLevelType w:val="hybridMultilevel"/>
    <w:tmpl w:val="95345CC2"/>
    <w:lvl w:ilvl="0" w:tplc="8F8C95C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0F6590"/>
    <w:multiLevelType w:val="multilevel"/>
    <w:tmpl w:val="21FAD4E8"/>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5CBD1A90"/>
    <w:multiLevelType w:val="hybridMultilevel"/>
    <w:tmpl w:val="C1AC75D2"/>
    <w:lvl w:ilvl="0" w:tplc="246CD01E">
      <w:start w:val="2"/>
      <w:numFmt w:val="bullet"/>
      <w:lvlText w:val="-"/>
      <w:lvlJc w:val="left"/>
      <w:pPr>
        <w:ind w:left="927" w:hanging="360"/>
      </w:pPr>
      <w:rPr>
        <w:rFonts w:ascii="Times New Roman" w:eastAsia="Times New Roman" w:hAnsi="Times New Roman" w:cs="Times New Roman"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5CE57DC2"/>
    <w:multiLevelType w:val="hybridMultilevel"/>
    <w:tmpl w:val="CAD8557C"/>
    <w:lvl w:ilvl="0" w:tplc="CAE07FF8">
      <w:start w:val="2"/>
      <w:numFmt w:val="bullet"/>
      <w:lvlText w:val="-"/>
      <w:lvlJc w:val="left"/>
      <w:pPr>
        <w:ind w:left="927" w:hanging="360"/>
      </w:pPr>
      <w:rPr>
        <w:rFonts w:ascii="Times New Roman" w:eastAsia="Times New Roman" w:hAnsi="Times New Roman" w:cs="Times New Roman" w:hint="default"/>
        <w:b w:val="0"/>
        <w:color w:val="000000" w:themeColor="text1"/>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3" w15:restartNumberingAfterBreak="0">
    <w:nsid w:val="5F730EBD"/>
    <w:multiLevelType w:val="hybridMultilevel"/>
    <w:tmpl w:val="1494E914"/>
    <w:lvl w:ilvl="0" w:tplc="BD04EA02">
      <w:start w:val="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4" w15:restartNumberingAfterBreak="0">
    <w:nsid w:val="5FBA2B73"/>
    <w:multiLevelType w:val="hybridMultilevel"/>
    <w:tmpl w:val="B9963EA4"/>
    <w:lvl w:ilvl="0" w:tplc="293EB2B0">
      <w:start w:val="5"/>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 w15:restartNumberingAfterBreak="0">
    <w:nsid w:val="60513BD3"/>
    <w:multiLevelType w:val="hybridMultilevel"/>
    <w:tmpl w:val="5E8C7618"/>
    <w:lvl w:ilvl="0" w:tplc="546413D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024567"/>
    <w:multiLevelType w:val="multilevel"/>
    <w:tmpl w:val="20E2CE38"/>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E7727F3"/>
    <w:multiLevelType w:val="hybridMultilevel"/>
    <w:tmpl w:val="84CAE2B2"/>
    <w:lvl w:ilvl="0" w:tplc="323EBE64">
      <w:numFmt w:val="bullet"/>
      <w:lvlText w:val="-"/>
      <w:lvlJc w:val="left"/>
      <w:pPr>
        <w:ind w:left="927" w:hanging="360"/>
      </w:pPr>
      <w:rPr>
        <w:rFonts w:ascii="Times New Roman" w:eastAsia="Times New Roman" w:hAnsi="Times New Roman" w:cs="Times New Roman" w:hint="default"/>
        <w:b w:val="0"/>
        <w:color w:val="000000" w:themeColor="text1"/>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8" w15:restartNumberingAfterBreak="0">
    <w:nsid w:val="7ED46272"/>
    <w:multiLevelType w:val="multilevel"/>
    <w:tmpl w:val="EDA69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
  </w:num>
  <w:num w:numId="2">
    <w:abstractNumId w:val="28"/>
    <w:lvlOverride w:ilvl="0">
      <w:lvl w:ilvl="0">
        <w:numFmt w:val="bullet"/>
        <w:lvlText w:val=""/>
        <w:lvlJc w:val="left"/>
        <w:pPr>
          <w:tabs>
            <w:tab w:val="num" w:pos="720"/>
          </w:tabs>
          <w:ind w:left="720" w:hanging="360"/>
        </w:pPr>
        <w:rPr>
          <w:rFonts w:ascii="Symbol" w:hAnsi="Symbol" w:hint="default"/>
          <w:sz w:val="20"/>
        </w:rPr>
      </w:lvl>
    </w:lvlOverride>
  </w:num>
  <w:num w:numId="3">
    <w:abstractNumId w:val="26"/>
  </w:num>
  <w:num w:numId="4">
    <w:abstractNumId w:val="13"/>
  </w:num>
  <w:num w:numId="5">
    <w:abstractNumId w:val="4"/>
  </w:num>
  <w:num w:numId="6">
    <w:abstractNumId w:val="0"/>
  </w:num>
  <w:num w:numId="7">
    <w:abstractNumId w:val="19"/>
  </w:num>
  <w:num w:numId="8">
    <w:abstractNumId w:val="17"/>
  </w:num>
  <w:num w:numId="9">
    <w:abstractNumId w:val="14"/>
  </w:num>
  <w:num w:numId="10">
    <w:abstractNumId w:val="12"/>
  </w:num>
  <w:num w:numId="11">
    <w:abstractNumId w:val="2"/>
  </w:num>
  <w:num w:numId="12">
    <w:abstractNumId w:val="16"/>
  </w:num>
  <w:num w:numId="13">
    <w:abstractNumId w:val="27"/>
  </w:num>
  <w:num w:numId="14">
    <w:abstractNumId w:val="20"/>
  </w:num>
  <w:num w:numId="15">
    <w:abstractNumId w:val="25"/>
  </w:num>
  <w:num w:numId="16">
    <w:abstractNumId w:val="9"/>
  </w:num>
  <w:num w:numId="17">
    <w:abstractNumId w:val="6"/>
  </w:num>
  <w:num w:numId="18">
    <w:abstractNumId w:val="3"/>
  </w:num>
  <w:num w:numId="19">
    <w:abstractNumId w:val="10"/>
  </w:num>
  <w:num w:numId="20">
    <w:abstractNumId w:val="24"/>
  </w:num>
  <w:num w:numId="21">
    <w:abstractNumId w:val="11"/>
  </w:num>
  <w:num w:numId="22">
    <w:abstractNumId w:val="21"/>
  </w:num>
  <w:num w:numId="23">
    <w:abstractNumId w:val="23"/>
  </w:num>
  <w:num w:numId="24">
    <w:abstractNumId w:val="15"/>
  </w:num>
  <w:num w:numId="25">
    <w:abstractNumId w:val="22"/>
  </w:num>
  <w:num w:numId="26">
    <w:abstractNumId w:val="8"/>
  </w:num>
  <w:num w:numId="27">
    <w:abstractNumId w:val="18"/>
  </w:num>
  <w:num w:numId="28">
    <w:abstractNumId w:val="1"/>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2E7"/>
    <w:rsid w:val="00000A03"/>
    <w:rsid w:val="000014A9"/>
    <w:rsid w:val="00002C92"/>
    <w:rsid w:val="00003F64"/>
    <w:rsid w:val="00004667"/>
    <w:rsid w:val="00007CDB"/>
    <w:rsid w:val="00010421"/>
    <w:rsid w:val="00010DC7"/>
    <w:rsid w:val="00021D34"/>
    <w:rsid w:val="00021F10"/>
    <w:rsid w:val="00022172"/>
    <w:rsid w:val="00023590"/>
    <w:rsid w:val="00023B0E"/>
    <w:rsid w:val="00030241"/>
    <w:rsid w:val="00031CB2"/>
    <w:rsid w:val="00032FF2"/>
    <w:rsid w:val="00036609"/>
    <w:rsid w:val="00037DBE"/>
    <w:rsid w:val="0004399B"/>
    <w:rsid w:val="0004467D"/>
    <w:rsid w:val="000451CA"/>
    <w:rsid w:val="000508CB"/>
    <w:rsid w:val="00050FB4"/>
    <w:rsid w:val="00052E4F"/>
    <w:rsid w:val="00055F3F"/>
    <w:rsid w:val="00060E72"/>
    <w:rsid w:val="00061A69"/>
    <w:rsid w:val="0006430E"/>
    <w:rsid w:val="00065312"/>
    <w:rsid w:val="00066766"/>
    <w:rsid w:val="000675AE"/>
    <w:rsid w:val="00070E4C"/>
    <w:rsid w:val="0007160E"/>
    <w:rsid w:val="0007163C"/>
    <w:rsid w:val="000771F3"/>
    <w:rsid w:val="00083F48"/>
    <w:rsid w:val="00083FF1"/>
    <w:rsid w:val="00087DB5"/>
    <w:rsid w:val="00091CC1"/>
    <w:rsid w:val="000928AC"/>
    <w:rsid w:val="000A0A4D"/>
    <w:rsid w:val="000A17B4"/>
    <w:rsid w:val="000A3DC8"/>
    <w:rsid w:val="000A4323"/>
    <w:rsid w:val="000A64AC"/>
    <w:rsid w:val="000B084D"/>
    <w:rsid w:val="000B16E2"/>
    <w:rsid w:val="000B1E53"/>
    <w:rsid w:val="000B2A24"/>
    <w:rsid w:val="000B2FD6"/>
    <w:rsid w:val="000B3250"/>
    <w:rsid w:val="000B537C"/>
    <w:rsid w:val="000B58EB"/>
    <w:rsid w:val="000B6147"/>
    <w:rsid w:val="000B6AD2"/>
    <w:rsid w:val="000B7E09"/>
    <w:rsid w:val="000C0875"/>
    <w:rsid w:val="000C2DB9"/>
    <w:rsid w:val="000C30B2"/>
    <w:rsid w:val="000C38EF"/>
    <w:rsid w:val="000C397D"/>
    <w:rsid w:val="000C3A7C"/>
    <w:rsid w:val="000C3DCE"/>
    <w:rsid w:val="000C487D"/>
    <w:rsid w:val="000C6A60"/>
    <w:rsid w:val="000C7FD0"/>
    <w:rsid w:val="000D57AF"/>
    <w:rsid w:val="000D6CE2"/>
    <w:rsid w:val="000E3D0B"/>
    <w:rsid w:val="000E7E2F"/>
    <w:rsid w:val="000F0150"/>
    <w:rsid w:val="000F2849"/>
    <w:rsid w:val="000F3705"/>
    <w:rsid w:val="000F5E8B"/>
    <w:rsid w:val="000F67D4"/>
    <w:rsid w:val="001015E4"/>
    <w:rsid w:val="001035BC"/>
    <w:rsid w:val="001040E0"/>
    <w:rsid w:val="001052E4"/>
    <w:rsid w:val="001055D4"/>
    <w:rsid w:val="00107D0F"/>
    <w:rsid w:val="00110EAB"/>
    <w:rsid w:val="00116D80"/>
    <w:rsid w:val="00116EEF"/>
    <w:rsid w:val="00121C4C"/>
    <w:rsid w:val="00124F13"/>
    <w:rsid w:val="00125115"/>
    <w:rsid w:val="001262C7"/>
    <w:rsid w:val="0013096A"/>
    <w:rsid w:val="00130C89"/>
    <w:rsid w:val="001320FA"/>
    <w:rsid w:val="00136672"/>
    <w:rsid w:val="001379EC"/>
    <w:rsid w:val="001412CC"/>
    <w:rsid w:val="00141D6C"/>
    <w:rsid w:val="0014246D"/>
    <w:rsid w:val="00142D90"/>
    <w:rsid w:val="0014685C"/>
    <w:rsid w:val="00146F3C"/>
    <w:rsid w:val="00152E32"/>
    <w:rsid w:val="00152F4A"/>
    <w:rsid w:val="0015387A"/>
    <w:rsid w:val="001546FD"/>
    <w:rsid w:val="00154F62"/>
    <w:rsid w:val="0015734D"/>
    <w:rsid w:val="00163AE7"/>
    <w:rsid w:val="00164E4B"/>
    <w:rsid w:val="001676FB"/>
    <w:rsid w:val="00170891"/>
    <w:rsid w:val="00170AB9"/>
    <w:rsid w:val="00172D8C"/>
    <w:rsid w:val="00172F46"/>
    <w:rsid w:val="001737EE"/>
    <w:rsid w:val="00174C15"/>
    <w:rsid w:val="001757CD"/>
    <w:rsid w:val="00182ADC"/>
    <w:rsid w:val="00183084"/>
    <w:rsid w:val="0018386F"/>
    <w:rsid w:val="00183FBE"/>
    <w:rsid w:val="001848B9"/>
    <w:rsid w:val="00187339"/>
    <w:rsid w:val="001877FD"/>
    <w:rsid w:val="00190228"/>
    <w:rsid w:val="0019113B"/>
    <w:rsid w:val="00191B3A"/>
    <w:rsid w:val="0019218D"/>
    <w:rsid w:val="001934AA"/>
    <w:rsid w:val="0019489A"/>
    <w:rsid w:val="00194916"/>
    <w:rsid w:val="001953F8"/>
    <w:rsid w:val="0019651C"/>
    <w:rsid w:val="001A1D95"/>
    <w:rsid w:val="001A2C04"/>
    <w:rsid w:val="001A38B8"/>
    <w:rsid w:val="001A3B1E"/>
    <w:rsid w:val="001A416A"/>
    <w:rsid w:val="001A476B"/>
    <w:rsid w:val="001A47EE"/>
    <w:rsid w:val="001A5ABD"/>
    <w:rsid w:val="001A7BFB"/>
    <w:rsid w:val="001A7D18"/>
    <w:rsid w:val="001B0206"/>
    <w:rsid w:val="001B07B9"/>
    <w:rsid w:val="001B2783"/>
    <w:rsid w:val="001B2CBA"/>
    <w:rsid w:val="001B3439"/>
    <w:rsid w:val="001B5A7C"/>
    <w:rsid w:val="001B69E0"/>
    <w:rsid w:val="001B6A5F"/>
    <w:rsid w:val="001C02EE"/>
    <w:rsid w:val="001C2A05"/>
    <w:rsid w:val="001C33A5"/>
    <w:rsid w:val="001C3772"/>
    <w:rsid w:val="001C7F75"/>
    <w:rsid w:val="001D0FBB"/>
    <w:rsid w:val="001D1E5B"/>
    <w:rsid w:val="001D2025"/>
    <w:rsid w:val="001D2196"/>
    <w:rsid w:val="001D2F71"/>
    <w:rsid w:val="001D33A4"/>
    <w:rsid w:val="001D3635"/>
    <w:rsid w:val="001D3CE7"/>
    <w:rsid w:val="001D422B"/>
    <w:rsid w:val="001D5822"/>
    <w:rsid w:val="001D66D2"/>
    <w:rsid w:val="001D6967"/>
    <w:rsid w:val="001D76F4"/>
    <w:rsid w:val="001E50AA"/>
    <w:rsid w:val="001E5E09"/>
    <w:rsid w:val="001E6371"/>
    <w:rsid w:val="001E7BEF"/>
    <w:rsid w:val="001E7E50"/>
    <w:rsid w:val="001F48D8"/>
    <w:rsid w:val="001F4B92"/>
    <w:rsid w:val="001F4D6F"/>
    <w:rsid w:val="001F51CD"/>
    <w:rsid w:val="001F5A05"/>
    <w:rsid w:val="001F7176"/>
    <w:rsid w:val="00200DE1"/>
    <w:rsid w:val="00201E15"/>
    <w:rsid w:val="002032A7"/>
    <w:rsid w:val="002032E1"/>
    <w:rsid w:val="00203BBC"/>
    <w:rsid w:val="002051ED"/>
    <w:rsid w:val="002053E5"/>
    <w:rsid w:val="002059C2"/>
    <w:rsid w:val="0020661F"/>
    <w:rsid w:val="00210B0E"/>
    <w:rsid w:val="002134A5"/>
    <w:rsid w:val="002138A5"/>
    <w:rsid w:val="00216E4B"/>
    <w:rsid w:val="00217D67"/>
    <w:rsid w:val="00220B90"/>
    <w:rsid w:val="00221AF7"/>
    <w:rsid w:val="00222B2C"/>
    <w:rsid w:val="0022434B"/>
    <w:rsid w:val="00224A84"/>
    <w:rsid w:val="00225B85"/>
    <w:rsid w:val="0022717A"/>
    <w:rsid w:val="0022763F"/>
    <w:rsid w:val="00227E26"/>
    <w:rsid w:val="0023098C"/>
    <w:rsid w:val="00231488"/>
    <w:rsid w:val="0023403F"/>
    <w:rsid w:val="002370A3"/>
    <w:rsid w:val="00240448"/>
    <w:rsid w:val="002429E5"/>
    <w:rsid w:val="00243E29"/>
    <w:rsid w:val="0024612E"/>
    <w:rsid w:val="00247350"/>
    <w:rsid w:val="0025018F"/>
    <w:rsid w:val="00250E9F"/>
    <w:rsid w:val="002516CF"/>
    <w:rsid w:val="00251FB9"/>
    <w:rsid w:val="002520F2"/>
    <w:rsid w:val="00253AF0"/>
    <w:rsid w:val="00254045"/>
    <w:rsid w:val="0025406B"/>
    <w:rsid w:val="002548F7"/>
    <w:rsid w:val="0025568A"/>
    <w:rsid w:val="00256DFF"/>
    <w:rsid w:val="00262758"/>
    <w:rsid w:val="00263FF4"/>
    <w:rsid w:val="00265EF6"/>
    <w:rsid w:val="00270A68"/>
    <w:rsid w:val="00270BDF"/>
    <w:rsid w:val="00270CD7"/>
    <w:rsid w:val="00270FB9"/>
    <w:rsid w:val="00273759"/>
    <w:rsid w:val="002747FF"/>
    <w:rsid w:val="00276004"/>
    <w:rsid w:val="00276592"/>
    <w:rsid w:val="00277197"/>
    <w:rsid w:val="0028139A"/>
    <w:rsid w:val="00282E56"/>
    <w:rsid w:val="00283AAF"/>
    <w:rsid w:val="00283F99"/>
    <w:rsid w:val="00284002"/>
    <w:rsid w:val="00286CEB"/>
    <w:rsid w:val="00293B9A"/>
    <w:rsid w:val="00293D92"/>
    <w:rsid w:val="00296F79"/>
    <w:rsid w:val="002970CD"/>
    <w:rsid w:val="00297308"/>
    <w:rsid w:val="002A0421"/>
    <w:rsid w:val="002A5497"/>
    <w:rsid w:val="002A63C2"/>
    <w:rsid w:val="002A75FD"/>
    <w:rsid w:val="002B22E6"/>
    <w:rsid w:val="002C12CE"/>
    <w:rsid w:val="002C2556"/>
    <w:rsid w:val="002C32AA"/>
    <w:rsid w:val="002C3C8F"/>
    <w:rsid w:val="002C4DA4"/>
    <w:rsid w:val="002D0291"/>
    <w:rsid w:val="002D06BF"/>
    <w:rsid w:val="002D09B4"/>
    <w:rsid w:val="002D1797"/>
    <w:rsid w:val="002D5FCF"/>
    <w:rsid w:val="002D638D"/>
    <w:rsid w:val="002D6C92"/>
    <w:rsid w:val="002E27D9"/>
    <w:rsid w:val="002E3D0F"/>
    <w:rsid w:val="002E43DB"/>
    <w:rsid w:val="002E5C7A"/>
    <w:rsid w:val="002E5E1D"/>
    <w:rsid w:val="002E6414"/>
    <w:rsid w:val="002F0A1A"/>
    <w:rsid w:val="002F18E3"/>
    <w:rsid w:val="002F331A"/>
    <w:rsid w:val="002F3B07"/>
    <w:rsid w:val="002F3D18"/>
    <w:rsid w:val="002F5245"/>
    <w:rsid w:val="002F6C73"/>
    <w:rsid w:val="0030029F"/>
    <w:rsid w:val="003009C5"/>
    <w:rsid w:val="0030308E"/>
    <w:rsid w:val="00303E6A"/>
    <w:rsid w:val="0030438B"/>
    <w:rsid w:val="00304C37"/>
    <w:rsid w:val="0030559F"/>
    <w:rsid w:val="003063B0"/>
    <w:rsid w:val="00306835"/>
    <w:rsid w:val="00306ECC"/>
    <w:rsid w:val="003119B5"/>
    <w:rsid w:val="0031263D"/>
    <w:rsid w:val="003133F2"/>
    <w:rsid w:val="00314313"/>
    <w:rsid w:val="00316502"/>
    <w:rsid w:val="00322D05"/>
    <w:rsid w:val="00327792"/>
    <w:rsid w:val="0033125A"/>
    <w:rsid w:val="00331D17"/>
    <w:rsid w:val="00331D9E"/>
    <w:rsid w:val="00332B0E"/>
    <w:rsid w:val="003338CF"/>
    <w:rsid w:val="00334CE0"/>
    <w:rsid w:val="003357CE"/>
    <w:rsid w:val="00336014"/>
    <w:rsid w:val="00336AA4"/>
    <w:rsid w:val="0034072E"/>
    <w:rsid w:val="00342E02"/>
    <w:rsid w:val="003438DA"/>
    <w:rsid w:val="00343D0A"/>
    <w:rsid w:val="00343F2F"/>
    <w:rsid w:val="00346C01"/>
    <w:rsid w:val="00346D6D"/>
    <w:rsid w:val="003474E1"/>
    <w:rsid w:val="003507C9"/>
    <w:rsid w:val="00350A79"/>
    <w:rsid w:val="003535D8"/>
    <w:rsid w:val="00354469"/>
    <w:rsid w:val="003575D4"/>
    <w:rsid w:val="00360BDC"/>
    <w:rsid w:val="00360C85"/>
    <w:rsid w:val="003623E3"/>
    <w:rsid w:val="00364FA8"/>
    <w:rsid w:val="003652BF"/>
    <w:rsid w:val="0036675E"/>
    <w:rsid w:val="003667D5"/>
    <w:rsid w:val="00367158"/>
    <w:rsid w:val="0036756A"/>
    <w:rsid w:val="003678F6"/>
    <w:rsid w:val="00370020"/>
    <w:rsid w:val="003701EC"/>
    <w:rsid w:val="00373169"/>
    <w:rsid w:val="0037363F"/>
    <w:rsid w:val="003741D2"/>
    <w:rsid w:val="00375AB7"/>
    <w:rsid w:val="00377D8D"/>
    <w:rsid w:val="00380113"/>
    <w:rsid w:val="00381E27"/>
    <w:rsid w:val="00385D9B"/>
    <w:rsid w:val="00387F8C"/>
    <w:rsid w:val="00391B28"/>
    <w:rsid w:val="0039461A"/>
    <w:rsid w:val="003950B2"/>
    <w:rsid w:val="003A1218"/>
    <w:rsid w:val="003A197B"/>
    <w:rsid w:val="003A23A7"/>
    <w:rsid w:val="003A35C8"/>
    <w:rsid w:val="003A36D8"/>
    <w:rsid w:val="003A46FD"/>
    <w:rsid w:val="003A4CB7"/>
    <w:rsid w:val="003A58CB"/>
    <w:rsid w:val="003A5F9B"/>
    <w:rsid w:val="003A6ADC"/>
    <w:rsid w:val="003B3983"/>
    <w:rsid w:val="003B4498"/>
    <w:rsid w:val="003B46BA"/>
    <w:rsid w:val="003B5A46"/>
    <w:rsid w:val="003B6015"/>
    <w:rsid w:val="003C3417"/>
    <w:rsid w:val="003C53A0"/>
    <w:rsid w:val="003C6681"/>
    <w:rsid w:val="003D1A2C"/>
    <w:rsid w:val="003D37C3"/>
    <w:rsid w:val="003D404A"/>
    <w:rsid w:val="003D6691"/>
    <w:rsid w:val="003D7526"/>
    <w:rsid w:val="003E11FC"/>
    <w:rsid w:val="003E24F0"/>
    <w:rsid w:val="003E3232"/>
    <w:rsid w:val="003E69D9"/>
    <w:rsid w:val="003F5583"/>
    <w:rsid w:val="003F64CA"/>
    <w:rsid w:val="003F6D0A"/>
    <w:rsid w:val="004045C3"/>
    <w:rsid w:val="0040680D"/>
    <w:rsid w:val="00406C00"/>
    <w:rsid w:val="00410BAA"/>
    <w:rsid w:val="0041163C"/>
    <w:rsid w:val="00412BCB"/>
    <w:rsid w:val="00414131"/>
    <w:rsid w:val="00417AC5"/>
    <w:rsid w:val="00420C0B"/>
    <w:rsid w:val="00421CE7"/>
    <w:rsid w:val="004226C1"/>
    <w:rsid w:val="0042291C"/>
    <w:rsid w:val="004249A4"/>
    <w:rsid w:val="00432637"/>
    <w:rsid w:val="00432C10"/>
    <w:rsid w:val="00433121"/>
    <w:rsid w:val="00434FC3"/>
    <w:rsid w:val="00435302"/>
    <w:rsid w:val="004379DC"/>
    <w:rsid w:val="00437A0C"/>
    <w:rsid w:val="00441923"/>
    <w:rsid w:val="00441B71"/>
    <w:rsid w:val="00445A65"/>
    <w:rsid w:val="00446521"/>
    <w:rsid w:val="0044772C"/>
    <w:rsid w:val="00447CAC"/>
    <w:rsid w:val="00450A41"/>
    <w:rsid w:val="00451391"/>
    <w:rsid w:val="0045447F"/>
    <w:rsid w:val="0045598C"/>
    <w:rsid w:val="004560EF"/>
    <w:rsid w:val="00460A20"/>
    <w:rsid w:val="00461690"/>
    <w:rsid w:val="004619D8"/>
    <w:rsid w:val="00461A95"/>
    <w:rsid w:val="00461DE4"/>
    <w:rsid w:val="0046287A"/>
    <w:rsid w:val="00462E34"/>
    <w:rsid w:val="0046382A"/>
    <w:rsid w:val="00463938"/>
    <w:rsid w:val="00463D71"/>
    <w:rsid w:val="00463E10"/>
    <w:rsid w:val="0046654B"/>
    <w:rsid w:val="004667F8"/>
    <w:rsid w:val="004670DF"/>
    <w:rsid w:val="00471C77"/>
    <w:rsid w:val="0047287C"/>
    <w:rsid w:val="004749D0"/>
    <w:rsid w:val="00475C03"/>
    <w:rsid w:val="00477CD2"/>
    <w:rsid w:val="004807E5"/>
    <w:rsid w:val="00483CD8"/>
    <w:rsid w:val="004844CC"/>
    <w:rsid w:val="00484AF6"/>
    <w:rsid w:val="00485F9D"/>
    <w:rsid w:val="00486785"/>
    <w:rsid w:val="004910C7"/>
    <w:rsid w:val="004926E9"/>
    <w:rsid w:val="004929B4"/>
    <w:rsid w:val="00497662"/>
    <w:rsid w:val="004A145C"/>
    <w:rsid w:val="004A1AC9"/>
    <w:rsid w:val="004A28DA"/>
    <w:rsid w:val="004A3D5D"/>
    <w:rsid w:val="004A5471"/>
    <w:rsid w:val="004A5B14"/>
    <w:rsid w:val="004B0C59"/>
    <w:rsid w:val="004B1C7C"/>
    <w:rsid w:val="004B2B1E"/>
    <w:rsid w:val="004B5590"/>
    <w:rsid w:val="004C2265"/>
    <w:rsid w:val="004C2F00"/>
    <w:rsid w:val="004C51FA"/>
    <w:rsid w:val="004C52A4"/>
    <w:rsid w:val="004C69E2"/>
    <w:rsid w:val="004C7128"/>
    <w:rsid w:val="004D0848"/>
    <w:rsid w:val="004D1BC1"/>
    <w:rsid w:val="004D3A15"/>
    <w:rsid w:val="004D5D62"/>
    <w:rsid w:val="004D716E"/>
    <w:rsid w:val="004E3631"/>
    <w:rsid w:val="004E4A16"/>
    <w:rsid w:val="004E614C"/>
    <w:rsid w:val="004E61E3"/>
    <w:rsid w:val="004E7E7C"/>
    <w:rsid w:val="004F03F2"/>
    <w:rsid w:val="004F4909"/>
    <w:rsid w:val="004F5098"/>
    <w:rsid w:val="004F68B1"/>
    <w:rsid w:val="00503A44"/>
    <w:rsid w:val="005057CA"/>
    <w:rsid w:val="00506BF9"/>
    <w:rsid w:val="00506E78"/>
    <w:rsid w:val="00507746"/>
    <w:rsid w:val="00513B5E"/>
    <w:rsid w:val="00513ECB"/>
    <w:rsid w:val="005156C7"/>
    <w:rsid w:val="00521F35"/>
    <w:rsid w:val="00522BF3"/>
    <w:rsid w:val="005230FE"/>
    <w:rsid w:val="0052361E"/>
    <w:rsid w:val="00524453"/>
    <w:rsid w:val="00525CE0"/>
    <w:rsid w:val="0052777F"/>
    <w:rsid w:val="00527E18"/>
    <w:rsid w:val="005317E2"/>
    <w:rsid w:val="00531926"/>
    <w:rsid w:val="00532AFA"/>
    <w:rsid w:val="00534E89"/>
    <w:rsid w:val="00535E9E"/>
    <w:rsid w:val="00541676"/>
    <w:rsid w:val="00542A86"/>
    <w:rsid w:val="00543534"/>
    <w:rsid w:val="00544EA8"/>
    <w:rsid w:val="00545B5E"/>
    <w:rsid w:val="00545CAD"/>
    <w:rsid w:val="00550734"/>
    <w:rsid w:val="00551150"/>
    <w:rsid w:val="00551633"/>
    <w:rsid w:val="005532F6"/>
    <w:rsid w:val="00554C26"/>
    <w:rsid w:val="005571D7"/>
    <w:rsid w:val="005575E3"/>
    <w:rsid w:val="00557845"/>
    <w:rsid w:val="00560ECB"/>
    <w:rsid w:val="00561352"/>
    <w:rsid w:val="00563258"/>
    <w:rsid w:val="005635B6"/>
    <w:rsid w:val="005635C5"/>
    <w:rsid w:val="00567950"/>
    <w:rsid w:val="0057011F"/>
    <w:rsid w:val="0057310F"/>
    <w:rsid w:val="00574FCA"/>
    <w:rsid w:val="00576F88"/>
    <w:rsid w:val="005815B0"/>
    <w:rsid w:val="0058164E"/>
    <w:rsid w:val="00582A9A"/>
    <w:rsid w:val="00583697"/>
    <w:rsid w:val="00585DCB"/>
    <w:rsid w:val="005862D1"/>
    <w:rsid w:val="00586683"/>
    <w:rsid w:val="00587EBC"/>
    <w:rsid w:val="005906CA"/>
    <w:rsid w:val="00590886"/>
    <w:rsid w:val="00591BE9"/>
    <w:rsid w:val="00592DF4"/>
    <w:rsid w:val="0059327D"/>
    <w:rsid w:val="005A0AE4"/>
    <w:rsid w:val="005A1FCE"/>
    <w:rsid w:val="005A3442"/>
    <w:rsid w:val="005A56B1"/>
    <w:rsid w:val="005A5DAD"/>
    <w:rsid w:val="005A71A8"/>
    <w:rsid w:val="005A7B37"/>
    <w:rsid w:val="005B10BC"/>
    <w:rsid w:val="005B1CF0"/>
    <w:rsid w:val="005B2F28"/>
    <w:rsid w:val="005B356F"/>
    <w:rsid w:val="005B35D7"/>
    <w:rsid w:val="005B54AA"/>
    <w:rsid w:val="005B5AF7"/>
    <w:rsid w:val="005B7A1E"/>
    <w:rsid w:val="005C2114"/>
    <w:rsid w:val="005C4789"/>
    <w:rsid w:val="005C589B"/>
    <w:rsid w:val="005C63C1"/>
    <w:rsid w:val="005C7BBB"/>
    <w:rsid w:val="005D1DC0"/>
    <w:rsid w:val="005D343D"/>
    <w:rsid w:val="005D4FFB"/>
    <w:rsid w:val="005D52D5"/>
    <w:rsid w:val="005D63E3"/>
    <w:rsid w:val="005D7155"/>
    <w:rsid w:val="005E3AC2"/>
    <w:rsid w:val="005E412B"/>
    <w:rsid w:val="005E4B76"/>
    <w:rsid w:val="005E5ECF"/>
    <w:rsid w:val="005E6D47"/>
    <w:rsid w:val="005E71FE"/>
    <w:rsid w:val="005F0346"/>
    <w:rsid w:val="005F282F"/>
    <w:rsid w:val="005F4866"/>
    <w:rsid w:val="005F48B1"/>
    <w:rsid w:val="005F4A8D"/>
    <w:rsid w:val="005F4DA9"/>
    <w:rsid w:val="005F5169"/>
    <w:rsid w:val="005F56E9"/>
    <w:rsid w:val="005F5B1E"/>
    <w:rsid w:val="005F742F"/>
    <w:rsid w:val="006026D5"/>
    <w:rsid w:val="0060391F"/>
    <w:rsid w:val="0060626A"/>
    <w:rsid w:val="00607853"/>
    <w:rsid w:val="00610B63"/>
    <w:rsid w:val="00611852"/>
    <w:rsid w:val="0061232E"/>
    <w:rsid w:val="0061448F"/>
    <w:rsid w:val="006148C3"/>
    <w:rsid w:val="006228B6"/>
    <w:rsid w:val="00622FA2"/>
    <w:rsid w:val="00623A7F"/>
    <w:rsid w:val="00630DF8"/>
    <w:rsid w:val="00630F7F"/>
    <w:rsid w:val="00641ECD"/>
    <w:rsid w:val="006424EE"/>
    <w:rsid w:val="006424EF"/>
    <w:rsid w:val="00643369"/>
    <w:rsid w:val="0064367E"/>
    <w:rsid w:val="00643807"/>
    <w:rsid w:val="00646BB7"/>
    <w:rsid w:val="006477C2"/>
    <w:rsid w:val="00650C31"/>
    <w:rsid w:val="006510FC"/>
    <w:rsid w:val="00652DC5"/>
    <w:rsid w:val="006539C9"/>
    <w:rsid w:val="00653D5A"/>
    <w:rsid w:val="00655BAE"/>
    <w:rsid w:val="006614E0"/>
    <w:rsid w:val="00661E25"/>
    <w:rsid w:val="00663348"/>
    <w:rsid w:val="0066572D"/>
    <w:rsid w:val="00665AE3"/>
    <w:rsid w:val="00666C07"/>
    <w:rsid w:val="00671D3D"/>
    <w:rsid w:val="00672BF6"/>
    <w:rsid w:val="006745AD"/>
    <w:rsid w:val="00674F2F"/>
    <w:rsid w:val="00675461"/>
    <w:rsid w:val="00675997"/>
    <w:rsid w:val="0067629F"/>
    <w:rsid w:val="006771B2"/>
    <w:rsid w:val="0067770A"/>
    <w:rsid w:val="0068058C"/>
    <w:rsid w:val="00680B4A"/>
    <w:rsid w:val="00680B74"/>
    <w:rsid w:val="00681231"/>
    <w:rsid w:val="00681DB3"/>
    <w:rsid w:val="00681FD4"/>
    <w:rsid w:val="00682022"/>
    <w:rsid w:val="00682B86"/>
    <w:rsid w:val="00683732"/>
    <w:rsid w:val="0068403D"/>
    <w:rsid w:val="00690E92"/>
    <w:rsid w:val="0069167B"/>
    <w:rsid w:val="00691D22"/>
    <w:rsid w:val="00692A2C"/>
    <w:rsid w:val="006935AB"/>
    <w:rsid w:val="00694666"/>
    <w:rsid w:val="0069499C"/>
    <w:rsid w:val="00697E66"/>
    <w:rsid w:val="006A0EA6"/>
    <w:rsid w:val="006A2558"/>
    <w:rsid w:val="006A307C"/>
    <w:rsid w:val="006A5CDC"/>
    <w:rsid w:val="006A6EBC"/>
    <w:rsid w:val="006B1DE8"/>
    <w:rsid w:val="006B2DD4"/>
    <w:rsid w:val="006B321C"/>
    <w:rsid w:val="006B65F0"/>
    <w:rsid w:val="006B7130"/>
    <w:rsid w:val="006B732E"/>
    <w:rsid w:val="006C36D0"/>
    <w:rsid w:val="006C43C3"/>
    <w:rsid w:val="006C4A6D"/>
    <w:rsid w:val="006C54E2"/>
    <w:rsid w:val="006C618A"/>
    <w:rsid w:val="006C67BD"/>
    <w:rsid w:val="006C6E1A"/>
    <w:rsid w:val="006C7CFD"/>
    <w:rsid w:val="006D1043"/>
    <w:rsid w:val="006D317F"/>
    <w:rsid w:val="006D4461"/>
    <w:rsid w:val="006D5F92"/>
    <w:rsid w:val="006D6005"/>
    <w:rsid w:val="006D61A8"/>
    <w:rsid w:val="006D6AA7"/>
    <w:rsid w:val="006E0365"/>
    <w:rsid w:val="006E0833"/>
    <w:rsid w:val="006E0A21"/>
    <w:rsid w:val="006E2313"/>
    <w:rsid w:val="006E2349"/>
    <w:rsid w:val="006E2CC5"/>
    <w:rsid w:val="006E6E9D"/>
    <w:rsid w:val="006E750E"/>
    <w:rsid w:val="006F0024"/>
    <w:rsid w:val="006F082F"/>
    <w:rsid w:val="006F36CA"/>
    <w:rsid w:val="006F3C54"/>
    <w:rsid w:val="006F3E3A"/>
    <w:rsid w:val="006F4F9E"/>
    <w:rsid w:val="006F5A55"/>
    <w:rsid w:val="007016D3"/>
    <w:rsid w:val="007019E2"/>
    <w:rsid w:val="00704002"/>
    <w:rsid w:val="00713018"/>
    <w:rsid w:val="00713695"/>
    <w:rsid w:val="00716EAD"/>
    <w:rsid w:val="0072272F"/>
    <w:rsid w:val="00723353"/>
    <w:rsid w:val="00725AB4"/>
    <w:rsid w:val="0072604F"/>
    <w:rsid w:val="007319FB"/>
    <w:rsid w:val="0073351F"/>
    <w:rsid w:val="0073416A"/>
    <w:rsid w:val="00734F5D"/>
    <w:rsid w:val="00736947"/>
    <w:rsid w:val="00744639"/>
    <w:rsid w:val="00744AB2"/>
    <w:rsid w:val="007451B7"/>
    <w:rsid w:val="00750B60"/>
    <w:rsid w:val="007516E3"/>
    <w:rsid w:val="007525FF"/>
    <w:rsid w:val="00752C88"/>
    <w:rsid w:val="007546FB"/>
    <w:rsid w:val="0075568B"/>
    <w:rsid w:val="00755B55"/>
    <w:rsid w:val="0075670F"/>
    <w:rsid w:val="00760171"/>
    <w:rsid w:val="00761FDC"/>
    <w:rsid w:val="00762F4F"/>
    <w:rsid w:val="00763462"/>
    <w:rsid w:val="00763DB2"/>
    <w:rsid w:val="00767223"/>
    <w:rsid w:val="00767669"/>
    <w:rsid w:val="00767DAC"/>
    <w:rsid w:val="00771882"/>
    <w:rsid w:val="00772C51"/>
    <w:rsid w:val="00773D9D"/>
    <w:rsid w:val="00774490"/>
    <w:rsid w:val="00774A04"/>
    <w:rsid w:val="00774C23"/>
    <w:rsid w:val="0077548E"/>
    <w:rsid w:val="00776F08"/>
    <w:rsid w:val="0077717A"/>
    <w:rsid w:val="007805D3"/>
    <w:rsid w:val="00780895"/>
    <w:rsid w:val="00782F22"/>
    <w:rsid w:val="00782FA1"/>
    <w:rsid w:val="007847E0"/>
    <w:rsid w:val="007848F2"/>
    <w:rsid w:val="007850E3"/>
    <w:rsid w:val="007859E2"/>
    <w:rsid w:val="00786B27"/>
    <w:rsid w:val="00786B70"/>
    <w:rsid w:val="00787B09"/>
    <w:rsid w:val="00790ED7"/>
    <w:rsid w:val="00791B0E"/>
    <w:rsid w:val="00792F9C"/>
    <w:rsid w:val="007933B4"/>
    <w:rsid w:val="00793484"/>
    <w:rsid w:val="00794079"/>
    <w:rsid w:val="007954F7"/>
    <w:rsid w:val="00797152"/>
    <w:rsid w:val="007A147D"/>
    <w:rsid w:val="007A4EA0"/>
    <w:rsid w:val="007B075A"/>
    <w:rsid w:val="007B1100"/>
    <w:rsid w:val="007B234A"/>
    <w:rsid w:val="007B2362"/>
    <w:rsid w:val="007B3728"/>
    <w:rsid w:val="007B3780"/>
    <w:rsid w:val="007B3797"/>
    <w:rsid w:val="007B40B4"/>
    <w:rsid w:val="007B4CB1"/>
    <w:rsid w:val="007B6119"/>
    <w:rsid w:val="007B66B4"/>
    <w:rsid w:val="007B6E4C"/>
    <w:rsid w:val="007B7295"/>
    <w:rsid w:val="007B76B5"/>
    <w:rsid w:val="007B7F16"/>
    <w:rsid w:val="007C158F"/>
    <w:rsid w:val="007C2735"/>
    <w:rsid w:val="007C324D"/>
    <w:rsid w:val="007C5CAA"/>
    <w:rsid w:val="007C6812"/>
    <w:rsid w:val="007C7E02"/>
    <w:rsid w:val="007D1371"/>
    <w:rsid w:val="007D2C3D"/>
    <w:rsid w:val="007D2F81"/>
    <w:rsid w:val="007D3354"/>
    <w:rsid w:val="007D360D"/>
    <w:rsid w:val="007E4941"/>
    <w:rsid w:val="007E4CE2"/>
    <w:rsid w:val="007E5200"/>
    <w:rsid w:val="007F1625"/>
    <w:rsid w:val="007F2DCA"/>
    <w:rsid w:val="007F5CE5"/>
    <w:rsid w:val="007F70F1"/>
    <w:rsid w:val="007F71EB"/>
    <w:rsid w:val="00804345"/>
    <w:rsid w:val="0080528B"/>
    <w:rsid w:val="00806E03"/>
    <w:rsid w:val="00811A1E"/>
    <w:rsid w:val="00812366"/>
    <w:rsid w:val="00812B4F"/>
    <w:rsid w:val="008131D2"/>
    <w:rsid w:val="008140E6"/>
    <w:rsid w:val="0081430D"/>
    <w:rsid w:val="00815306"/>
    <w:rsid w:val="008170EB"/>
    <w:rsid w:val="008260C7"/>
    <w:rsid w:val="00830645"/>
    <w:rsid w:val="00833FE6"/>
    <w:rsid w:val="00837480"/>
    <w:rsid w:val="00840DE0"/>
    <w:rsid w:val="00842BD1"/>
    <w:rsid w:val="0084598E"/>
    <w:rsid w:val="008474FA"/>
    <w:rsid w:val="0085121E"/>
    <w:rsid w:val="00851B72"/>
    <w:rsid w:val="008533E3"/>
    <w:rsid w:val="00853893"/>
    <w:rsid w:val="00854CF7"/>
    <w:rsid w:val="008565CD"/>
    <w:rsid w:val="00856A89"/>
    <w:rsid w:val="008576A5"/>
    <w:rsid w:val="008603F5"/>
    <w:rsid w:val="0086069C"/>
    <w:rsid w:val="00867E8C"/>
    <w:rsid w:val="00870EA2"/>
    <w:rsid w:val="00870F4C"/>
    <w:rsid w:val="008736BA"/>
    <w:rsid w:val="00875F9A"/>
    <w:rsid w:val="00876508"/>
    <w:rsid w:val="00876A22"/>
    <w:rsid w:val="008800B7"/>
    <w:rsid w:val="00880B4A"/>
    <w:rsid w:val="0088171C"/>
    <w:rsid w:val="0088292F"/>
    <w:rsid w:val="008872AD"/>
    <w:rsid w:val="0088735F"/>
    <w:rsid w:val="00887419"/>
    <w:rsid w:val="00890373"/>
    <w:rsid w:val="00890885"/>
    <w:rsid w:val="0089165F"/>
    <w:rsid w:val="00896110"/>
    <w:rsid w:val="008961CB"/>
    <w:rsid w:val="008A2567"/>
    <w:rsid w:val="008A2E2B"/>
    <w:rsid w:val="008A3507"/>
    <w:rsid w:val="008A5232"/>
    <w:rsid w:val="008A5F3D"/>
    <w:rsid w:val="008B10BF"/>
    <w:rsid w:val="008B5383"/>
    <w:rsid w:val="008C0653"/>
    <w:rsid w:val="008C06DC"/>
    <w:rsid w:val="008C290F"/>
    <w:rsid w:val="008C2DA0"/>
    <w:rsid w:val="008D278C"/>
    <w:rsid w:val="008D282A"/>
    <w:rsid w:val="008D299F"/>
    <w:rsid w:val="008D3022"/>
    <w:rsid w:val="008D543E"/>
    <w:rsid w:val="008D6D14"/>
    <w:rsid w:val="008D73F2"/>
    <w:rsid w:val="008D76E3"/>
    <w:rsid w:val="008D7885"/>
    <w:rsid w:val="008E0B12"/>
    <w:rsid w:val="008E2960"/>
    <w:rsid w:val="008E3463"/>
    <w:rsid w:val="008E3C6A"/>
    <w:rsid w:val="008E4172"/>
    <w:rsid w:val="008E4334"/>
    <w:rsid w:val="008E44C6"/>
    <w:rsid w:val="008E5DC5"/>
    <w:rsid w:val="008E7A85"/>
    <w:rsid w:val="008E7D95"/>
    <w:rsid w:val="008F0BA3"/>
    <w:rsid w:val="008F738C"/>
    <w:rsid w:val="008F743A"/>
    <w:rsid w:val="008F76DD"/>
    <w:rsid w:val="00900279"/>
    <w:rsid w:val="0090276C"/>
    <w:rsid w:val="00906A00"/>
    <w:rsid w:val="00911403"/>
    <w:rsid w:val="00911C91"/>
    <w:rsid w:val="009131AE"/>
    <w:rsid w:val="0091540D"/>
    <w:rsid w:val="00920BEA"/>
    <w:rsid w:val="0092382F"/>
    <w:rsid w:val="009308C5"/>
    <w:rsid w:val="00930DEC"/>
    <w:rsid w:val="00934996"/>
    <w:rsid w:val="00934F0C"/>
    <w:rsid w:val="009413A2"/>
    <w:rsid w:val="00943441"/>
    <w:rsid w:val="0094387A"/>
    <w:rsid w:val="009446A8"/>
    <w:rsid w:val="0094724A"/>
    <w:rsid w:val="0094784B"/>
    <w:rsid w:val="00950C86"/>
    <w:rsid w:val="00951522"/>
    <w:rsid w:val="009527AB"/>
    <w:rsid w:val="0095563D"/>
    <w:rsid w:val="00956E74"/>
    <w:rsid w:val="00957F19"/>
    <w:rsid w:val="009618B8"/>
    <w:rsid w:val="0096280C"/>
    <w:rsid w:val="00964132"/>
    <w:rsid w:val="009652E7"/>
    <w:rsid w:val="009658D7"/>
    <w:rsid w:val="00965EE2"/>
    <w:rsid w:val="00966BAF"/>
    <w:rsid w:val="00967334"/>
    <w:rsid w:val="00970833"/>
    <w:rsid w:val="00970F48"/>
    <w:rsid w:val="00970F64"/>
    <w:rsid w:val="00973D41"/>
    <w:rsid w:val="0097604A"/>
    <w:rsid w:val="00976C8F"/>
    <w:rsid w:val="009810A1"/>
    <w:rsid w:val="00981524"/>
    <w:rsid w:val="0099183E"/>
    <w:rsid w:val="00992D50"/>
    <w:rsid w:val="00994018"/>
    <w:rsid w:val="0099407B"/>
    <w:rsid w:val="009977F5"/>
    <w:rsid w:val="009A12BD"/>
    <w:rsid w:val="009A38DB"/>
    <w:rsid w:val="009A54C7"/>
    <w:rsid w:val="009A57EE"/>
    <w:rsid w:val="009A6B6E"/>
    <w:rsid w:val="009A77AB"/>
    <w:rsid w:val="009B1BC9"/>
    <w:rsid w:val="009B3D6B"/>
    <w:rsid w:val="009B4C2A"/>
    <w:rsid w:val="009B6F6B"/>
    <w:rsid w:val="009C054E"/>
    <w:rsid w:val="009C1001"/>
    <w:rsid w:val="009C2FB3"/>
    <w:rsid w:val="009C6C69"/>
    <w:rsid w:val="009C7848"/>
    <w:rsid w:val="009D1239"/>
    <w:rsid w:val="009D2DC4"/>
    <w:rsid w:val="009D399C"/>
    <w:rsid w:val="009D4DFF"/>
    <w:rsid w:val="009D5D71"/>
    <w:rsid w:val="009D7A06"/>
    <w:rsid w:val="009E09CE"/>
    <w:rsid w:val="009E1FB9"/>
    <w:rsid w:val="009E716B"/>
    <w:rsid w:val="009F1E8A"/>
    <w:rsid w:val="009F23A8"/>
    <w:rsid w:val="009F7242"/>
    <w:rsid w:val="009F728D"/>
    <w:rsid w:val="00A018E7"/>
    <w:rsid w:val="00A01929"/>
    <w:rsid w:val="00A02508"/>
    <w:rsid w:val="00A045C3"/>
    <w:rsid w:val="00A04975"/>
    <w:rsid w:val="00A04F85"/>
    <w:rsid w:val="00A0676F"/>
    <w:rsid w:val="00A06A9F"/>
    <w:rsid w:val="00A108B9"/>
    <w:rsid w:val="00A11ED5"/>
    <w:rsid w:val="00A13F20"/>
    <w:rsid w:val="00A16E0A"/>
    <w:rsid w:val="00A17EB1"/>
    <w:rsid w:val="00A20B84"/>
    <w:rsid w:val="00A21C85"/>
    <w:rsid w:val="00A231A4"/>
    <w:rsid w:val="00A24219"/>
    <w:rsid w:val="00A27282"/>
    <w:rsid w:val="00A326F1"/>
    <w:rsid w:val="00A34953"/>
    <w:rsid w:val="00A35B19"/>
    <w:rsid w:val="00A426B7"/>
    <w:rsid w:val="00A42E30"/>
    <w:rsid w:val="00A448F9"/>
    <w:rsid w:val="00A45362"/>
    <w:rsid w:val="00A473C8"/>
    <w:rsid w:val="00A50082"/>
    <w:rsid w:val="00A509E5"/>
    <w:rsid w:val="00A57BF8"/>
    <w:rsid w:val="00A6039D"/>
    <w:rsid w:val="00A603D4"/>
    <w:rsid w:val="00A60A09"/>
    <w:rsid w:val="00A62FBB"/>
    <w:rsid w:val="00A64FA8"/>
    <w:rsid w:val="00A656DA"/>
    <w:rsid w:val="00A657FC"/>
    <w:rsid w:val="00A679A4"/>
    <w:rsid w:val="00A679F4"/>
    <w:rsid w:val="00A7089F"/>
    <w:rsid w:val="00A71EC4"/>
    <w:rsid w:val="00A72E4C"/>
    <w:rsid w:val="00A73CC1"/>
    <w:rsid w:val="00A75E1E"/>
    <w:rsid w:val="00A772C7"/>
    <w:rsid w:val="00A8093B"/>
    <w:rsid w:val="00A82C7F"/>
    <w:rsid w:val="00A83527"/>
    <w:rsid w:val="00A85CD9"/>
    <w:rsid w:val="00A90634"/>
    <w:rsid w:val="00A918EF"/>
    <w:rsid w:val="00A91BFA"/>
    <w:rsid w:val="00A96D98"/>
    <w:rsid w:val="00AA0A5F"/>
    <w:rsid w:val="00AA154E"/>
    <w:rsid w:val="00AA3787"/>
    <w:rsid w:val="00AA5313"/>
    <w:rsid w:val="00AA6D3F"/>
    <w:rsid w:val="00AA72F1"/>
    <w:rsid w:val="00AB3A13"/>
    <w:rsid w:val="00AB4C4B"/>
    <w:rsid w:val="00AB6633"/>
    <w:rsid w:val="00AB6ED3"/>
    <w:rsid w:val="00AB72D8"/>
    <w:rsid w:val="00AC098E"/>
    <w:rsid w:val="00AC0A37"/>
    <w:rsid w:val="00AC0CD7"/>
    <w:rsid w:val="00AC13E1"/>
    <w:rsid w:val="00AC1839"/>
    <w:rsid w:val="00AC1FF6"/>
    <w:rsid w:val="00AC2AC3"/>
    <w:rsid w:val="00AC4AAD"/>
    <w:rsid w:val="00AC4DE4"/>
    <w:rsid w:val="00AC4F82"/>
    <w:rsid w:val="00AC72C9"/>
    <w:rsid w:val="00AD1E12"/>
    <w:rsid w:val="00AD2AE7"/>
    <w:rsid w:val="00AD7295"/>
    <w:rsid w:val="00AD73D4"/>
    <w:rsid w:val="00AD7463"/>
    <w:rsid w:val="00AD7812"/>
    <w:rsid w:val="00AE02AC"/>
    <w:rsid w:val="00AE08D5"/>
    <w:rsid w:val="00AF14F5"/>
    <w:rsid w:val="00AF1B63"/>
    <w:rsid w:val="00AF2D92"/>
    <w:rsid w:val="00AF2DFB"/>
    <w:rsid w:val="00AF45D3"/>
    <w:rsid w:val="00AF45F5"/>
    <w:rsid w:val="00AF71E1"/>
    <w:rsid w:val="00AF71FA"/>
    <w:rsid w:val="00AF79E8"/>
    <w:rsid w:val="00AF7E0F"/>
    <w:rsid w:val="00B0152C"/>
    <w:rsid w:val="00B02439"/>
    <w:rsid w:val="00B03713"/>
    <w:rsid w:val="00B059E3"/>
    <w:rsid w:val="00B069A2"/>
    <w:rsid w:val="00B10119"/>
    <w:rsid w:val="00B137D3"/>
    <w:rsid w:val="00B1437F"/>
    <w:rsid w:val="00B151A1"/>
    <w:rsid w:val="00B1664D"/>
    <w:rsid w:val="00B17497"/>
    <w:rsid w:val="00B200B1"/>
    <w:rsid w:val="00B207E6"/>
    <w:rsid w:val="00B2201B"/>
    <w:rsid w:val="00B226C8"/>
    <w:rsid w:val="00B22FC7"/>
    <w:rsid w:val="00B24C34"/>
    <w:rsid w:val="00B25F89"/>
    <w:rsid w:val="00B26599"/>
    <w:rsid w:val="00B2695A"/>
    <w:rsid w:val="00B26A9D"/>
    <w:rsid w:val="00B301BE"/>
    <w:rsid w:val="00B30AF5"/>
    <w:rsid w:val="00B30E1B"/>
    <w:rsid w:val="00B34D9A"/>
    <w:rsid w:val="00B36E10"/>
    <w:rsid w:val="00B37ECE"/>
    <w:rsid w:val="00B406DA"/>
    <w:rsid w:val="00B43276"/>
    <w:rsid w:val="00B4485A"/>
    <w:rsid w:val="00B44F62"/>
    <w:rsid w:val="00B46F41"/>
    <w:rsid w:val="00B47148"/>
    <w:rsid w:val="00B51A95"/>
    <w:rsid w:val="00B60315"/>
    <w:rsid w:val="00B636BE"/>
    <w:rsid w:val="00B63BCB"/>
    <w:rsid w:val="00B6432C"/>
    <w:rsid w:val="00B64555"/>
    <w:rsid w:val="00B6693F"/>
    <w:rsid w:val="00B71184"/>
    <w:rsid w:val="00B71938"/>
    <w:rsid w:val="00B75337"/>
    <w:rsid w:val="00B773A1"/>
    <w:rsid w:val="00B77AAD"/>
    <w:rsid w:val="00B81CA9"/>
    <w:rsid w:val="00B8396A"/>
    <w:rsid w:val="00B86CE7"/>
    <w:rsid w:val="00B879BF"/>
    <w:rsid w:val="00B87DAE"/>
    <w:rsid w:val="00B91DD6"/>
    <w:rsid w:val="00B94107"/>
    <w:rsid w:val="00B9533A"/>
    <w:rsid w:val="00B96E61"/>
    <w:rsid w:val="00B97879"/>
    <w:rsid w:val="00BA0126"/>
    <w:rsid w:val="00BA06E5"/>
    <w:rsid w:val="00BA16F8"/>
    <w:rsid w:val="00BA1EC2"/>
    <w:rsid w:val="00BA2B16"/>
    <w:rsid w:val="00BA4592"/>
    <w:rsid w:val="00BA5EB0"/>
    <w:rsid w:val="00BA6D55"/>
    <w:rsid w:val="00BB5000"/>
    <w:rsid w:val="00BC4BA0"/>
    <w:rsid w:val="00BC6BB3"/>
    <w:rsid w:val="00BC748B"/>
    <w:rsid w:val="00BD0580"/>
    <w:rsid w:val="00BD16BE"/>
    <w:rsid w:val="00BD514D"/>
    <w:rsid w:val="00BE068C"/>
    <w:rsid w:val="00BE2DA4"/>
    <w:rsid w:val="00BE3462"/>
    <w:rsid w:val="00BE46EE"/>
    <w:rsid w:val="00BE4724"/>
    <w:rsid w:val="00BE7B49"/>
    <w:rsid w:val="00BF0361"/>
    <w:rsid w:val="00BF0BD8"/>
    <w:rsid w:val="00BF598F"/>
    <w:rsid w:val="00BF68D0"/>
    <w:rsid w:val="00BF6BFC"/>
    <w:rsid w:val="00BF6DC6"/>
    <w:rsid w:val="00BF797E"/>
    <w:rsid w:val="00C010B9"/>
    <w:rsid w:val="00C010E0"/>
    <w:rsid w:val="00C01E95"/>
    <w:rsid w:val="00C01EFD"/>
    <w:rsid w:val="00C02980"/>
    <w:rsid w:val="00C03FB7"/>
    <w:rsid w:val="00C0672E"/>
    <w:rsid w:val="00C06B82"/>
    <w:rsid w:val="00C1094E"/>
    <w:rsid w:val="00C11C33"/>
    <w:rsid w:val="00C1385A"/>
    <w:rsid w:val="00C13CA6"/>
    <w:rsid w:val="00C15A39"/>
    <w:rsid w:val="00C16AC3"/>
    <w:rsid w:val="00C16F72"/>
    <w:rsid w:val="00C23857"/>
    <w:rsid w:val="00C23BC0"/>
    <w:rsid w:val="00C247E2"/>
    <w:rsid w:val="00C26CB7"/>
    <w:rsid w:val="00C27009"/>
    <w:rsid w:val="00C31368"/>
    <w:rsid w:val="00C331E8"/>
    <w:rsid w:val="00C333F0"/>
    <w:rsid w:val="00C3608E"/>
    <w:rsid w:val="00C366F6"/>
    <w:rsid w:val="00C4244C"/>
    <w:rsid w:val="00C42BC4"/>
    <w:rsid w:val="00C4321E"/>
    <w:rsid w:val="00C438A9"/>
    <w:rsid w:val="00C45839"/>
    <w:rsid w:val="00C4640E"/>
    <w:rsid w:val="00C51065"/>
    <w:rsid w:val="00C56A86"/>
    <w:rsid w:val="00C56C19"/>
    <w:rsid w:val="00C57242"/>
    <w:rsid w:val="00C57C43"/>
    <w:rsid w:val="00C6264E"/>
    <w:rsid w:val="00C647BD"/>
    <w:rsid w:val="00C64863"/>
    <w:rsid w:val="00C656CB"/>
    <w:rsid w:val="00C72438"/>
    <w:rsid w:val="00C73554"/>
    <w:rsid w:val="00C7439F"/>
    <w:rsid w:val="00C74B9A"/>
    <w:rsid w:val="00C7546A"/>
    <w:rsid w:val="00C764DB"/>
    <w:rsid w:val="00C80913"/>
    <w:rsid w:val="00C812C4"/>
    <w:rsid w:val="00C81C10"/>
    <w:rsid w:val="00C825E8"/>
    <w:rsid w:val="00C82927"/>
    <w:rsid w:val="00C83E68"/>
    <w:rsid w:val="00C86217"/>
    <w:rsid w:val="00C869BC"/>
    <w:rsid w:val="00C913EB"/>
    <w:rsid w:val="00C920CF"/>
    <w:rsid w:val="00C95BD1"/>
    <w:rsid w:val="00CA0227"/>
    <w:rsid w:val="00CA06D5"/>
    <w:rsid w:val="00CA161F"/>
    <w:rsid w:val="00CA2403"/>
    <w:rsid w:val="00CA3303"/>
    <w:rsid w:val="00CA69B8"/>
    <w:rsid w:val="00CB0F20"/>
    <w:rsid w:val="00CB1D4A"/>
    <w:rsid w:val="00CB764B"/>
    <w:rsid w:val="00CB7650"/>
    <w:rsid w:val="00CC132D"/>
    <w:rsid w:val="00CC2874"/>
    <w:rsid w:val="00CC72C9"/>
    <w:rsid w:val="00CC7C73"/>
    <w:rsid w:val="00CD08CC"/>
    <w:rsid w:val="00CD0F5F"/>
    <w:rsid w:val="00CD1998"/>
    <w:rsid w:val="00CD4433"/>
    <w:rsid w:val="00CD5AE8"/>
    <w:rsid w:val="00CE0224"/>
    <w:rsid w:val="00CE10E8"/>
    <w:rsid w:val="00CE377A"/>
    <w:rsid w:val="00CE50FF"/>
    <w:rsid w:val="00CE5110"/>
    <w:rsid w:val="00CE56A9"/>
    <w:rsid w:val="00CE5E97"/>
    <w:rsid w:val="00CE7D05"/>
    <w:rsid w:val="00CF13B1"/>
    <w:rsid w:val="00CF23C1"/>
    <w:rsid w:val="00CF4F93"/>
    <w:rsid w:val="00CF5457"/>
    <w:rsid w:val="00CF6E49"/>
    <w:rsid w:val="00D00EF4"/>
    <w:rsid w:val="00D01286"/>
    <w:rsid w:val="00D01D4C"/>
    <w:rsid w:val="00D03C36"/>
    <w:rsid w:val="00D04584"/>
    <w:rsid w:val="00D052CF"/>
    <w:rsid w:val="00D057D7"/>
    <w:rsid w:val="00D062B4"/>
    <w:rsid w:val="00D067DE"/>
    <w:rsid w:val="00D077AC"/>
    <w:rsid w:val="00D07C69"/>
    <w:rsid w:val="00D11459"/>
    <w:rsid w:val="00D12146"/>
    <w:rsid w:val="00D1242A"/>
    <w:rsid w:val="00D130AB"/>
    <w:rsid w:val="00D147D9"/>
    <w:rsid w:val="00D14C32"/>
    <w:rsid w:val="00D215A4"/>
    <w:rsid w:val="00D21C0D"/>
    <w:rsid w:val="00D21CBE"/>
    <w:rsid w:val="00D2273F"/>
    <w:rsid w:val="00D22FF8"/>
    <w:rsid w:val="00D23E3B"/>
    <w:rsid w:val="00D2427F"/>
    <w:rsid w:val="00D24E42"/>
    <w:rsid w:val="00D25111"/>
    <w:rsid w:val="00D31F12"/>
    <w:rsid w:val="00D3230F"/>
    <w:rsid w:val="00D336F6"/>
    <w:rsid w:val="00D34F13"/>
    <w:rsid w:val="00D35216"/>
    <w:rsid w:val="00D35811"/>
    <w:rsid w:val="00D35FF1"/>
    <w:rsid w:val="00D364B4"/>
    <w:rsid w:val="00D378C5"/>
    <w:rsid w:val="00D4060C"/>
    <w:rsid w:val="00D418FB"/>
    <w:rsid w:val="00D41B88"/>
    <w:rsid w:val="00D4308B"/>
    <w:rsid w:val="00D43CDC"/>
    <w:rsid w:val="00D47536"/>
    <w:rsid w:val="00D5025E"/>
    <w:rsid w:val="00D532B0"/>
    <w:rsid w:val="00D5550E"/>
    <w:rsid w:val="00D55907"/>
    <w:rsid w:val="00D55EC8"/>
    <w:rsid w:val="00D5603B"/>
    <w:rsid w:val="00D5694C"/>
    <w:rsid w:val="00D57853"/>
    <w:rsid w:val="00D61200"/>
    <w:rsid w:val="00D642C0"/>
    <w:rsid w:val="00D67BA3"/>
    <w:rsid w:val="00D7557D"/>
    <w:rsid w:val="00D759DF"/>
    <w:rsid w:val="00D779A7"/>
    <w:rsid w:val="00D81247"/>
    <w:rsid w:val="00D81919"/>
    <w:rsid w:val="00D826D8"/>
    <w:rsid w:val="00D83A77"/>
    <w:rsid w:val="00D8402D"/>
    <w:rsid w:val="00D848B6"/>
    <w:rsid w:val="00D84C68"/>
    <w:rsid w:val="00D850DD"/>
    <w:rsid w:val="00D85604"/>
    <w:rsid w:val="00D8730E"/>
    <w:rsid w:val="00D906C5"/>
    <w:rsid w:val="00D9100C"/>
    <w:rsid w:val="00D913C5"/>
    <w:rsid w:val="00D92560"/>
    <w:rsid w:val="00D92C7C"/>
    <w:rsid w:val="00D93CB2"/>
    <w:rsid w:val="00D941DC"/>
    <w:rsid w:val="00D94A09"/>
    <w:rsid w:val="00D9623C"/>
    <w:rsid w:val="00D966E3"/>
    <w:rsid w:val="00D975C4"/>
    <w:rsid w:val="00DA2906"/>
    <w:rsid w:val="00DA3EA2"/>
    <w:rsid w:val="00DA4FC7"/>
    <w:rsid w:val="00DB2FC3"/>
    <w:rsid w:val="00DB588B"/>
    <w:rsid w:val="00DB787B"/>
    <w:rsid w:val="00DC08B5"/>
    <w:rsid w:val="00DC2CE7"/>
    <w:rsid w:val="00DC2FC7"/>
    <w:rsid w:val="00DC44DD"/>
    <w:rsid w:val="00DC51F8"/>
    <w:rsid w:val="00DC5A30"/>
    <w:rsid w:val="00DC6D12"/>
    <w:rsid w:val="00DC75B3"/>
    <w:rsid w:val="00DC7612"/>
    <w:rsid w:val="00DC7779"/>
    <w:rsid w:val="00DD0BD4"/>
    <w:rsid w:val="00DD192B"/>
    <w:rsid w:val="00DD582A"/>
    <w:rsid w:val="00DD5BDA"/>
    <w:rsid w:val="00DD6BD6"/>
    <w:rsid w:val="00DE1E13"/>
    <w:rsid w:val="00DE2F27"/>
    <w:rsid w:val="00DE4729"/>
    <w:rsid w:val="00DE4976"/>
    <w:rsid w:val="00DE68CC"/>
    <w:rsid w:val="00DE6FD5"/>
    <w:rsid w:val="00DE757D"/>
    <w:rsid w:val="00DF480E"/>
    <w:rsid w:val="00DF4DEE"/>
    <w:rsid w:val="00E01A8D"/>
    <w:rsid w:val="00E02F3D"/>
    <w:rsid w:val="00E045AE"/>
    <w:rsid w:val="00E05FC6"/>
    <w:rsid w:val="00E07642"/>
    <w:rsid w:val="00E077FE"/>
    <w:rsid w:val="00E078A1"/>
    <w:rsid w:val="00E14588"/>
    <w:rsid w:val="00E151C8"/>
    <w:rsid w:val="00E1551E"/>
    <w:rsid w:val="00E15F93"/>
    <w:rsid w:val="00E15FDF"/>
    <w:rsid w:val="00E16D4E"/>
    <w:rsid w:val="00E211FE"/>
    <w:rsid w:val="00E21DD6"/>
    <w:rsid w:val="00E22BA4"/>
    <w:rsid w:val="00E24B46"/>
    <w:rsid w:val="00E25AD4"/>
    <w:rsid w:val="00E269E5"/>
    <w:rsid w:val="00E26F1D"/>
    <w:rsid w:val="00E27673"/>
    <w:rsid w:val="00E279F4"/>
    <w:rsid w:val="00E30AD8"/>
    <w:rsid w:val="00E31592"/>
    <w:rsid w:val="00E35B25"/>
    <w:rsid w:val="00E35E4E"/>
    <w:rsid w:val="00E402E7"/>
    <w:rsid w:val="00E40C92"/>
    <w:rsid w:val="00E43B0B"/>
    <w:rsid w:val="00E4471D"/>
    <w:rsid w:val="00E44895"/>
    <w:rsid w:val="00E46080"/>
    <w:rsid w:val="00E4645A"/>
    <w:rsid w:val="00E50DD9"/>
    <w:rsid w:val="00E51BF3"/>
    <w:rsid w:val="00E524C2"/>
    <w:rsid w:val="00E52CEF"/>
    <w:rsid w:val="00E538EC"/>
    <w:rsid w:val="00E54D9D"/>
    <w:rsid w:val="00E562F2"/>
    <w:rsid w:val="00E6262D"/>
    <w:rsid w:val="00E631D4"/>
    <w:rsid w:val="00E63AEB"/>
    <w:rsid w:val="00E644AA"/>
    <w:rsid w:val="00E661B8"/>
    <w:rsid w:val="00E66A4F"/>
    <w:rsid w:val="00E6704C"/>
    <w:rsid w:val="00E70997"/>
    <w:rsid w:val="00E71F34"/>
    <w:rsid w:val="00E72B01"/>
    <w:rsid w:val="00E8212B"/>
    <w:rsid w:val="00E82305"/>
    <w:rsid w:val="00E86159"/>
    <w:rsid w:val="00E90061"/>
    <w:rsid w:val="00E94060"/>
    <w:rsid w:val="00E944AE"/>
    <w:rsid w:val="00E94773"/>
    <w:rsid w:val="00E9682B"/>
    <w:rsid w:val="00E96959"/>
    <w:rsid w:val="00EA00F0"/>
    <w:rsid w:val="00EA0D4A"/>
    <w:rsid w:val="00EA0EAD"/>
    <w:rsid w:val="00EA23D9"/>
    <w:rsid w:val="00EA279F"/>
    <w:rsid w:val="00EA517D"/>
    <w:rsid w:val="00EA65A0"/>
    <w:rsid w:val="00EA7062"/>
    <w:rsid w:val="00EB0D31"/>
    <w:rsid w:val="00EB20CD"/>
    <w:rsid w:val="00EB6242"/>
    <w:rsid w:val="00EB666E"/>
    <w:rsid w:val="00EC1538"/>
    <w:rsid w:val="00EC1726"/>
    <w:rsid w:val="00EC1CBA"/>
    <w:rsid w:val="00EC37DC"/>
    <w:rsid w:val="00EC39FE"/>
    <w:rsid w:val="00EC4490"/>
    <w:rsid w:val="00EC460B"/>
    <w:rsid w:val="00EC4B8C"/>
    <w:rsid w:val="00EC71E2"/>
    <w:rsid w:val="00ED0350"/>
    <w:rsid w:val="00ED1163"/>
    <w:rsid w:val="00ED3A76"/>
    <w:rsid w:val="00ED3D31"/>
    <w:rsid w:val="00ED50B1"/>
    <w:rsid w:val="00ED53E0"/>
    <w:rsid w:val="00ED7D0E"/>
    <w:rsid w:val="00EE0C83"/>
    <w:rsid w:val="00EE19F7"/>
    <w:rsid w:val="00EE59C5"/>
    <w:rsid w:val="00EE61C8"/>
    <w:rsid w:val="00EE67ED"/>
    <w:rsid w:val="00EE7158"/>
    <w:rsid w:val="00EF1446"/>
    <w:rsid w:val="00EF177C"/>
    <w:rsid w:val="00EF3E30"/>
    <w:rsid w:val="00EF4D1B"/>
    <w:rsid w:val="00EF4D30"/>
    <w:rsid w:val="00EF54CB"/>
    <w:rsid w:val="00EF7103"/>
    <w:rsid w:val="00F07AB1"/>
    <w:rsid w:val="00F12979"/>
    <w:rsid w:val="00F14AAA"/>
    <w:rsid w:val="00F14AAD"/>
    <w:rsid w:val="00F1610E"/>
    <w:rsid w:val="00F16B98"/>
    <w:rsid w:val="00F173B7"/>
    <w:rsid w:val="00F17ED0"/>
    <w:rsid w:val="00F20AF8"/>
    <w:rsid w:val="00F22225"/>
    <w:rsid w:val="00F22F0F"/>
    <w:rsid w:val="00F263D0"/>
    <w:rsid w:val="00F31B46"/>
    <w:rsid w:val="00F31DAF"/>
    <w:rsid w:val="00F32B26"/>
    <w:rsid w:val="00F32BBC"/>
    <w:rsid w:val="00F34F8A"/>
    <w:rsid w:val="00F3583B"/>
    <w:rsid w:val="00F403EC"/>
    <w:rsid w:val="00F4321C"/>
    <w:rsid w:val="00F43D86"/>
    <w:rsid w:val="00F443C4"/>
    <w:rsid w:val="00F473AF"/>
    <w:rsid w:val="00F4768A"/>
    <w:rsid w:val="00F51717"/>
    <w:rsid w:val="00F57169"/>
    <w:rsid w:val="00F57AE3"/>
    <w:rsid w:val="00F603F6"/>
    <w:rsid w:val="00F60F2A"/>
    <w:rsid w:val="00F617CE"/>
    <w:rsid w:val="00F639F5"/>
    <w:rsid w:val="00F63E0E"/>
    <w:rsid w:val="00F64E58"/>
    <w:rsid w:val="00F6507D"/>
    <w:rsid w:val="00F65BEC"/>
    <w:rsid w:val="00F65D8D"/>
    <w:rsid w:val="00F65EFD"/>
    <w:rsid w:val="00F716F0"/>
    <w:rsid w:val="00F71D67"/>
    <w:rsid w:val="00F72AAB"/>
    <w:rsid w:val="00F75F4A"/>
    <w:rsid w:val="00F76EA3"/>
    <w:rsid w:val="00F770C1"/>
    <w:rsid w:val="00F806B9"/>
    <w:rsid w:val="00F83274"/>
    <w:rsid w:val="00F83DAC"/>
    <w:rsid w:val="00F86B68"/>
    <w:rsid w:val="00F86C6C"/>
    <w:rsid w:val="00F86F06"/>
    <w:rsid w:val="00F8729D"/>
    <w:rsid w:val="00F911E5"/>
    <w:rsid w:val="00F9165F"/>
    <w:rsid w:val="00F958B1"/>
    <w:rsid w:val="00F95929"/>
    <w:rsid w:val="00F97364"/>
    <w:rsid w:val="00FA09FF"/>
    <w:rsid w:val="00FA0B32"/>
    <w:rsid w:val="00FA2450"/>
    <w:rsid w:val="00FA59FE"/>
    <w:rsid w:val="00FA6782"/>
    <w:rsid w:val="00FB03E2"/>
    <w:rsid w:val="00FB5AF6"/>
    <w:rsid w:val="00FB5EFA"/>
    <w:rsid w:val="00FC2A6B"/>
    <w:rsid w:val="00FC72A7"/>
    <w:rsid w:val="00FD0586"/>
    <w:rsid w:val="00FD194C"/>
    <w:rsid w:val="00FD3347"/>
    <w:rsid w:val="00FD3E11"/>
    <w:rsid w:val="00FD43D7"/>
    <w:rsid w:val="00FD4E01"/>
    <w:rsid w:val="00FD4E39"/>
    <w:rsid w:val="00FD6E60"/>
    <w:rsid w:val="00FD7735"/>
    <w:rsid w:val="00FD7AB2"/>
    <w:rsid w:val="00FE1D32"/>
    <w:rsid w:val="00FE49E3"/>
    <w:rsid w:val="00FE5607"/>
    <w:rsid w:val="00FE714B"/>
    <w:rsid w:val="00FF081E"/>
    <w:rsid w:val="00FF0B9A"/>
    <w:rsid w:val="00FF3CAF"/>
    <w:rsid w:val="00FF4AF9"/>
    <w:rsid w:val="00FF509E"/>
    <w:rsid w:val="00FF6138"/>
    <w:rsid w:val="00FF6AA8"/>
    <w:rsid w:val="00FF7803"/>
    <w:rsid w:val="00FF7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C018C"/>
  <w15:chartTrackingRefBased/>
  <w15:docId w15:val="{E00F59B8-CACA-BD4C-906C-F98F13CCD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303"/>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652E7"/>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652E7"/>
    <w:rPr>
      <w:rFonts w:ascii="Times New Roman" w:eastAsia="Times New Roman" w:hAnsi="Times New Roman" w:cs="Times New Roman"/>
      <w:lang w:val="x-none" w:eastAsia="x-none"/>
    </w:rPr>
  </w:style>
  <w:style w:type="character" w:styleId="Hyperlink">
    <w:name w:val="Hyperlink"/>
    <w:uiPriority w:val="99"/>
    <w:unhideWhenUsed/>
    <w:rsid w:val="009652E7"/>
    <w:rPr>
      <w:color w:val="0000FF"/>
      <w:u w:val="single"/>
    </w:rPr>
  </w:style>
  <w:style w:type="paragraph" w:styleId="BodyTextIndent">
    <w:name w:val="Body Text Indent"/>
    <w:basedOn w:val="Normal"/>
    <w:link w:val="BodyTextIndentChar"/>
    <w:rsid w:val="009652E7"/>
    <w:pPr>
      <w:ind w:firstLine="720"/>
    </w:pPr>
    <w:rPr>
      <w:sz w:val="26"/>
    </w:rPr>
  </w:style>
  <w:style w:type="character" w:customStyle="1" w:styleId="BodyTextIndentChar">
    <w:name w:val="Body Text Indent Char"/>
    <w:basedOn w:val="DefaultParagraphFont"/>
    <w:link w:val="BodyTextIndent"/>
    <w:rsid w:val="009652E7"/>
    <w:rPr>
      <w:rFonts w:ascii="Times New Roman" w:eastAsia="Times New Roman" w:hAnsi="Times New Roman" w:cs="Times New Roman"/>
      <w:sz w:val="26"/>
      <w:lang w:val="en-US"/>
    </w:rPr>
  </w:style>
  <w:style w:type="character" w:customStyle="1" w:styleId="ABC">
    <w:name w:val="ABC"/>
    <w:rsid w:val="009652E7"/>
    <w:rPr>
      <w:rFonts w:ascii=".VnTime" w:hAnsi=".VnTime"/>
      <w:color w:val="0000FF"/>
    </w:rPr>
  </w:style>
  <w:style w:type="character" w:styleId="PageNumber">
    <w:name w:val="page number"/>
    <w:basedOn w:val="DefaultParagraphFont"/>
    <w:rsid w:val="009652E7"/>
  </w:style>
  <w:style w:type="paragraph" w:styleId="ListParagraph">
    <w:name w:val="List Paragraph"/>
    <w:basedOn w:val="Normal"/>
    <w:uiPriority w:val="34"/>
    <w:qFormat/>
    <w:rsid w:val="009652E7"/>
    <w:pPr>
      <w:ind w:left="720"/>
      <w:contextualSpacing/>
    </w:pPr>
  </w:style>
  <w:style w:type="paragraph" w:styleId="NormalWeb">
    <w:name w:val="Normal (Web)"/>
    <w:basedOn w:val="Normal"/>
    <w:uiPriority w:val="99"/>
    <w:unhideWhenUsed/>
    <w:rsid w:val="009652E7"/>
    <w:pPr>
      <w:spacing w:before="100" w:beforeAutospacing="1" w:after="100" w:afterAutospacing="1"/>
    </w:pPr>
  </w:style>
  <w:style w:type="paragraph" w:styleId="BalloonText">
    <w:name w:val="Balloon Text"/>
    <w:basedOn w:val="Normal"/>
    <w:link w:val="BalloonTextChar"/>
    <w:uiPriority w:val="99"/>
    <w:semiHidden/>
    <w:unhideWhenUsed/>
    <w:rsid w:val="003B39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983"/>
    <w:rPr>
      <w:rFonts w:ascii="Segoe UI" w:eastAsia="Times New Roman" w:hAnsi="Segoe UI" w:cs="Segoe UI"/>
      <w:sz w:val="18"/>
      <w:szCs w:val="18"/>
      <w:lang w:val="en-US"/>
    </w:rPr>
  </w:style>
  <w:style w:type="table" w:styleId="TableGrid">
    <w:name w:val="Table Grid"/>
    <w:basedOn w:val="TableNormal"/>
    <w:uiPriority w:val="39"/>
    <w:rsid w:val="00AC7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B46"/>
    <w:pPr>
      <w:tabs>
        <w:tab w:val="center" w:pos="4513"/>
        <w:tab w:val="right" w:pos="9026"/>
      </w:tabs>
    </w:pPr>
  </w:style>
  <w:style w:type="character" w:customStyle="1" w:styleId="HeaderChar">
    <w:name w:val="Header Char"/>
    <w:basedOn w:val="DefaultParagraphFont"/>
    <w:link w:val="Header"/>
    <w:uiPriority w:val="99"/>
    <w:rsid w:val="00F31B46"/>
    <w:rPr>
      <w:rFonts w:ascii="Times New Roman" w:eastAsia="Times New Roman" w:hAnsi="Times New Roman" w:cs="Times New Roman"/>
      <w:lang w:val="en-US"/>
    </w:rPr>
  </w:style>
  <w:style w:type="table" w:styleId="GridTable4-Accent1">
    <w:name w:val="Grid Table 4 Accent 1"/>
    <w:basedOn w:val="TableNormal"/>
    <w:uiPriority w:val="49"/>
    <w:rsid w:val="004C69E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D906C5"/>
    <w:rPr>
      <w:sz w:val="16"/>
      <w:szCs w:val="16"/>
    </w:rPr>
  </w:style>
  <w:style w:type="paragraph" w:styleId="CommentText">
    <w:name w:val="annotation text"/>
    <w:basedOn w:val="Normal"/>
    <w:link w:val="CommentTextChar"/>
    <w:uiPriority w:val="99"/>
    <w:semiHidden/>
    <w:unhideWhenUsed/>
    <w:rsid w:val="00D906C5"/>
    <w:rPr>
      <w:sz w:val="20"/>
      <w:szCs w:val="20"/>
    </w:rPr>
  </w:style>
  <w:style w:type="character" w:customStyle="1" w:styleId="CommentTextChar">
    <w:name w:val="Comment Text Char"/>
    <w:basedOn w:val="DefaultParagraphFont"/>
    <w:link w:val="CommentText"/>
    <w:uiPriority w:val="99"/>
    <w:semiHidden/>
    <w:rsid w:val="00D906C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906C5"/>
    <w:rPr>
      <w:b/>
      <w:bCs/>
    </w:rPr>
  </w:style>
  <w:style w:type="character" w:customStyle="1" w:styleId="CommentSubjectChar">
    <w:name w:val="Comment Subject Char"/>
    <w:basedOn w:val="CommentTextChar"/>
    <w:link w:val="CommentSubject"/>
    <w:uiPriority w:val="99"/>
    <w:semiHidden/>
    <w:rsid w:val="00D906C5"/>
    <w:rPr>
      <w:rFonts w:ascii="Times New Roman" w:eastAsia="Times New Roman" w:hAnsi="Times New Roman" w:cs="Times New Roman"/>
      <w:b/>
      <w:bCs/>
      <w:sz w:val="20"/>
      <w:szCs w:val="20"/>
      <w:lang w:val="en-US"/>
    </w:rPr>
  </w:style>
  <w:style w:type="table" w:styleId="PlainTable1">
    <w:name w:val="Plain Table 1"/>
    <w:basedOn w:val="TableNormal"/>
    <w:uiPriority w:val="41"/>
    <w:rsid w:val="00875F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D34F13"/>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rsid w:val="00D03C36"/>
    <w:rPr>
      <w:color w:val="605E5C"/>
      <w:shd w:val="clear" w:color="auto" w:fill="E1DFDD"/>
    </w:rPr>
  </w:style>
  <w:style w:type="character" w:styleId="Strong">
    <w:name w:val="Strong"/>
    <w:basedOn w:val="DefaultParagraphFont"/>
    <w:uiPriority w:val="22"/>
    <w:qFormat/>
    <w:rsid w:val="006E2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4844">
      <w:bodyDiv w:val="1"/>
      <w:marLeft w:val="0"/>
      <w:marRight w:val="0"/>
      <w:marTop w:val="0"/>
      <w:marBottom w:val="0"/>
      <w:divBdr>
        <w:top w:val="none" w:sz="0" w:space="0" w:color="auto"/>
        <w:left w:val="none" w:sz="0" w:space="0" w:color="auto"/>
        <w:bottom w:val="none" w:sz="0" w:space="0" w:color="auto"/>
        <w:right w:val="none" w:sz="0" w:space="0" w:color="auto"/>
      </w:divBdr>
    </w:div>
    <w:div w:id="1800999888">
      <w:bodyDiv w:val="1"/>
      <w:marLeft w:val="0"/>
      <w:marRight w:val="0"/>
      <w:marTop w:val="0"/>
      <w:marBottom w:val="0"/>
      <w:divBdr>
        <w:top w:val="none" w:sz="0" w:space="0" w:color="auto"/>
        <w:left w:val="none" w:sz="0" w:space="0" w:color="auto"/>
        <w:bottom w:val="none" w:sz="0" w:space="0" w:color="auto"/>
        <w:right w:val="none" w:sz="0" w:space="0" w:color="auto"/>
      </w:divBdr>
    </w:div>
    <w:div w:id="19582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hyperlink" Target="https://ioe.vn/huong-dan/faqdetails/63/39-27" TargetMode="External"/><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hyperlink" Target="https://ioe.vn/huong-dan/faqdetails/39/38-27"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ioe.vn/huong-dan/faqdetails/40/39-27" TargetMode="External"/><Relationship Id="rId31" Type="http://schemas.openxmlformats.org/officeDocument/2006/relationships/hyperlink" Target="https://ioe.vn/huong-dan/faqdetails/43/41-27" TargetMode="External"/><Relationship Id="rId4" Type="http://schemas.openxmlformats.org/officeDocument/2006/relationships/webSettings" Target="webSettings.xml"/><Relationship Id="rId9" Type="http://schemas.openxmlformats.org/officeDocument/2006/relationships/hyperlink" Target="https://ioe.vn/huong-dan/faqdetails/106/29-1" TargetMode="External"/><Relationship Id="rId14" Type="http://schemas.openxmlformats.org/officeDocument/2006/relationships/hyperlink" Target="https://ioe.vn/huong-dan/faqdetails/137/38-27"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18</Pages>
  <Words>5339</Words>
  <Characters>30435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Dương Thị Minh Phương</cp:lastModifiedBy>
  <cp:revision>46</cp:revision>
  <cp:lastPrinted>2025-10-27T06:47:00Z</cp:lastPrinted>
  <dcterms:created xsi:type="dcterms:W3CDTF">2025-10-21T06:46:00Z</dcterms:created>
  <dcterms:modified xsi:type="dcterms:W3CDTF">2025-12-01T09:36:00Z</dcterms:modified>
</cp:coreProperties>
</file>